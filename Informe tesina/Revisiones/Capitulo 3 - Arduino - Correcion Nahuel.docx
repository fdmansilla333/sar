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0242" w:rsidRDefault="009B0EBD">
      <w:pPr>
        <w:pStyle w:val="Ttulo1"/>
        <w:rPr>
          <w:sz w:val="36"/>
          <w:szCs w:val="36"/>
        </w:rPr>
      </w:pPr>
      <w:bookmarkStart w:id="0" w:name="_Ref503637687"/>
      <w:bookmarkStart w:id="1" w:name="_Ref503823279"/>
      <w:bookmarkStart w:id="2" w:name="_Toc504153894"/>
      <w:r>
        <w:rPr>
          <w:sz w:val="36"/>
          <w:szCs w:val="36"/>
        </w:rPr>
        <w:t>Capítulo 3 – Arduino</w:t>
      </w:r>
      <w:bookmarkEnd w:id="0"/>
      <w:bookmarkEnd w:id="1"/>
      <w:bookmarkEnd w:id="2"/>
    </w:p>
    <w:p w:rsidR="00120242" w:rsidRDefault="00120242"/>
    <w:p w:rsidR="00120242" w:rsidRPr="009707F6" w:rsidRDefault="009B0EBD">
      <w:pPr>
        <w:rPr>
          <w:rFonts w:ascii="Arial" w:hAnsi="Arial" w:cs="Arial"/>
          <w:sz w:val="24"/>
          <w:szCs w:val="24"/>
        </w:rPr>
      </w:pPr>
      <w:r w:rsidRPr="009707F6">
        <w:rPr>
          <w:rFonts w:ascii="Arial" w:hAnsi="Arial" w:cs="Arial"/>
          <w:sz w:val="24"/>
          <w:szCs w:val="24"/>
        </w:rPr>
        <w:t xml:space="preserve">En este capítulo conoceremos qué es la plataforma </w:t>
      </w:r>
      <w:r w:rsidR="009707F6" w:rsidRPr="009707F6">
        <w:rPr>
          <w:rFonts w:ascii="Arial" w:hAnsi="Arial" w:cs="Arial"/>
          <w:sz w:val="24"/>
          <w:szCs w:val="24"/>
        </w:rPr>
        <w:t>Arduino, sus</w:t>
      </w:r>
      <w:r w:rsidRPr="009707F6">
        <w:rPr>
          <w:rFonts w:ascii="Arial" w:hAnsi="Arial" w:cs="Arial"/>
          <w:sz w:val="24"/>
          <w:szCs w:val="24"/>
        </w:rPr>
        <w:t xml:space="preserve"> comienzos y otras tecnologías que colaboraron en el desarrollo de la misma. </w:t>
      </w:r>
      <w:r w:rsidR="009707F6" w:rsidRPr="009707F6">
        <w:rPr>
          <w:rFonts w:ascii="Arial" w:hAnsi="Arial" w:cs="Arial"/>
          <w:sz w:val="24"/>
          <w:szCs w:val="24"/>
        </w:rPr>
        <w:t>Además,</w:t>
      </w:r>
      <w:r w:rsidRPr="009707F6">
        <w:rPr>
          <w:rFonts w:ascii="Arial" w:hAnsi="Arial" w:cs="Arial"/>
          <w:sz w:val="24"/>
          <w:szCs w:val="24"/>
        </w:rPr>
        <w:t xml:space="preserve"> analizaremos características de la placa, examinando capacidades técnicas como el microcontrolador, memoria y medios de comunicación.</w:t>
      </w:r>
    </w:p>
    <w:p w:rsidR="00120242" w:rsidRPr="009707F6" w:rsidRDefault="009B0EBD">
      <w:pPr>
        <w:rPr>
          <w:rFonts w:ascii="Arial" w:hAnsi="Arial" w:cs="Arial"/>
          <w:sz w:val="24"/>
          <w:szCs w:val="24"/>
        </w:rPr>
      </w:pPr>
      <w:r w:rsidRPr="009707F6">
        <w:rPr>
          <w:rFonts w:ascii="Arial" w:hAnsi="Arial" w:cs="Arial"/>
          <w:sz w:val="24"/>
          <w:szCs w:val="24"/>
        </w:rPr>
        <w:t>También veremos el abanico de placas producidas por la compañía, sus especificaciones técnicas, similitudes y diferencias. Por otro lado, se examinarán diversos sensores, actuadores y módulos compatibles con la plataforma Arduino. Por último, se comentará la aplicación en las instituciones educativas y la utilización de Arduino en el SAR.</w:t>
      </w:r>
    </w:p>
    <w:p w:rsidR="00120242" w:rsidRDefault="00120242">
      <w:pPr>
        <w:rPr>
          <w:sz w:val="24"/>
        </w:rPr>
      </w:pPr>
    </w:p>
    <w:p w:rsidR="00120242" w:rsidRDefault="00120242">
      <w:pPr>
        <w:rPr>
          <w:sz w:val="32"/>
          <w:szCs w:val="32"/>
        </w:rPr>
      </w:pPr>
    </w:p>
    <w:p w:rsidR="00120242" w:rsidRDefault="009B0EBD">
      <w:pPr>
        <w:pStyle w:val="Ttulo2"/>
      </w:pPr>
      <w:bookmarkStart w:id="3" w:name="_Toc504153895"/>
      <w:r>
        <w:rPr>
          <w:b/>
          <w:sz w:val="32"/>
          <w:szCs w:val="32"/>
        </w:rPr>
        <w:t>3.1 Arduino</w:t>
      </w:r>
      <w:bookmarkEnd w:id="3"/>
    </w:p>
    <w:p w:rsidR="00120242" w:rsidRDefault="00050D8D">
      <w:pPr>
        <w:rPr>
          <w:rFonts w:ascii="Arial" w:hAnsi="Arial" w:cs="Arial"/>
          <w:color w:val="0000FF"/>
          <w:sz w:val="24"/>
          <w:szCs w:val="24"/>
        </w:rPr>
      </w:pPr>
      <w:r>
        <w:rPr>
          <w:noProof/>
          <w:lang w:val="en-US" w:eastAsia="en-US"/>
        </w:rPr>
        <w:pict w14:anchorId="2B443FA6">
          <v:shapetype id="_x0000_t202" coordsize="21600,21600" o:spt="202" path="m,l,21600r21600,l21600,xe">
            <v:stroke joinstyle="miter"/>
            <v:path gradientshapeok="t" o:connecttype="rect"/>
          </v:shapetype>
          <v:shape id="1027" o:spid="_x0000_s1027" type="#_x0000_t202" alt="" style="position:absolute;left:0;text-align:left;margin-left:241.15pt;margin-top:130.85pt;width:183.75pt;height:21pt;z-index:251659264;visibility:visible;mso-wrap-style:square;mso-wrap-edited:f;mso-width-percent:0;mso-height-percent:0;mso-position-horizontal-relative:text;mso-position-vertical-relative:text;mso-width-percent:0;mso-height-percent:0;mso-width-relative:page;mso-height-relative:page;v-text-anchor:top" stroked="f">
            <v:textbox style="mso-fit-shape-to-text:t" inset="0,0,0,0">
              <w:txbxContent>
                <w:p w:rsidR="00120242" w:rsidRDefault="009B0EBD">
                  <w:pPr>
                    <w:pStyle w:val="Descripcin"/>
                    <w:jc w:val="center"/>
                    <w:rPr>
                      <w:rFonts w:ascii="Calibri" w:eastAsia="Calibri" w:hAnsi="Calibri" w:cs="Calibri"/>
                      <w:noProof/>
                      <w:color w:val="000000"/>
                    </w:rPr>
                  </w:pPr>
                  <w:bookmarkStart w:id="4" w:name="_Ref502097007"/>
                  <w:bookmarkStart w:id="5" w:name="_Toc504153974"/>
                  <w:r>
                    <w:t xml:space="preserve">Ilustración </w:t>
                  </w:r>
                  <w:r w:rsidR="003D198B">
                    <w:fldChar w:fldCharType="begin"/>
                  </w:r>
                  <w:r w:rsidR="003D198B">
                    <w:instrText xml:space="preserve"> SEQ</w:instrText>
                  </w:r>
                  <w:r w:rsidR="003D198B">
                    <w:instrText xml:space="preserve"> Ilustración \* ARABIC </w:instrText>
                  </w:r>
                  <w:r w:rsidR="003D198B">
                    <w:fldChar w:fldCharType="separate"/>
                  </w:r>
                  <w:r w:rsidR="009A7239">
                    <w:rPr>
                      <w:noProof/>
                    </w:rPr>
                    <w:t>1</w:t>
                  </w:r>
                  <w:r w:rsidR="003D198B">
                    <w:rPr>
                      <w:noProof/>
                    </w:rPr>
                    <w:fldChar w:fldCharType="end"/>
                  </w:r>
                  <w:r>
                    <w:t xml:space="preserve"> - Logo Arduino</w:t>
                  </w:r>
                  <w:bookmarkEnd w:id="4"/>
                  <w:bookmarkEnd w:id="5"/>
                </w:p>
              </w:txbxContent>
            </v:textbox>
            <w10:wrap type="square"/>
          </v:shape>
        </w:pict>
      </w:r>
      <w:r w:rsidR="009B0EBD">
        <w:rPr>
          <w:noProof/>
          <w:lang w:val="en-US" w:eastAsia="en-US"/>
        </w:rPr>
        <w:drawing>
          <wp:anchor distT="0" distB="0" distL="114300" distR="114300" simplePos="0" relativeHeight="251656192" behindDoc="0" locked="0" layoutInCell="1" allowOverlap="1" wp14:anchorId="744A9BA4" wp14:editId="6D41E8B3">
            <wp:simplePos x="0" y="0"/>
            <wp:positionH relativeFrom="column">
              <wp:posOffset>3062623</wp:posOffset>
            </wp:positionH>
            <wp:positionV relativeFrom="paragraph">
              <wp:posOffset>10285</wp:posOffset>
            </wp:positionV>
            <wp:extent cx="2333625" cy="1594485"/>
            <wp:effectExtent l="0" t="0" r="9525" b="5715"/>
            <wp:wrapSquare wrapText="bothSides"/>
            <wp:docPr id="1028" name="Image1" descr="Arduino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333625" cy="1594485"/>
                    </a:xfrm>
                    <a:prstGeom prst="rect">
                      <a:avLst/>
                    </a:prstGeom>
                  </pic:spPr>
                </pic:pic>
              </a:graphicData>
            </a:graphic>
          </wp:anchor>
        </w:drawing>
      </w:r>
      <w:r w:rsidR="009B0EBD">
        <w:rPr>
          <w:rFonts w:ascii="Arial" w:hAnsi="Arial" w:cs="Arial"/>
          <w:sz w:val="24"/>
          <w:szCs w:val="24"/>
        </w:rPr>
        <w:t xml:space="preserve">Arduino es una plataforma y compañía, del mismo nombre, de electrónica "open-source" o de código abierto cuyos </w:t>
      </w:r>
      <w:del w:id="6" w:author="Nahuel Defossé" w:date="2018-03-01T13:35:00Z">
        <w:r w:rsidR="009B0EBD" w:rsidDel="00050D8D">
          <w:rPr>
            <w:rFonts w:ascii="Arial" w:hAnsi="Arial" w:cs="Arial"/>
            <w:sz w:val="24"/>
            <w:szCs w:val="24"/>
          </w:rPr>
          <w:delText xml:space="preserve">principios </w:delText>
        </w:r>
      </w:del>
      <w:ins w:id="7" w:author="Nahuel Defossé" w:date="2018-03-01T13:35:00Z">
        <w:r>
          <w:rPr>
            <w:rFonts w:ascii="Arial" w:hAnsi="Arial" w:cs="Arial"/>
            <w:sz w:val="24"/>
            <w:szCs w:val="24"/>
          </w:rPr>
          <w:t>objetivo es brindar</w:t>
        </w:r>
      </w:ins>
      <w:del w:id="8" w:author="Nahuel Defossé" w:date="2018-03-01T13:36:00Z">
        <w:r w:rsidR="009B0EBD" w:rsidDel="00050D8D">
          <w:rPr>
            <w:rFonts w:ascii="Arial" w:hAnsi="Arial" w:cs="Arial"/>
            <w:sz w:val="24"/>
            <w:szCs w:val="24"/>
          </w:rPr>
          <w:delText>son contar con</w:delText>
        </w:r>
      </w:del>
      <w:r w:rsidR="009B0EBD">
        <w:rPr>
          <w:rFonts w:ascii="Arial" w:hAnsi="Arial" w:cs="Arial"/>
          <w:sz w:val="24"/>
          <w:szCs w:val="24"/>
        </w:rPr>
        <w:t xml:space="preserve"> </w:t>
      </w:r>
      <w:ins w:id="9" w:author="Nahuel Defossé" w:date="2018-03-01T13:36:00Z">
        <w:r>
          <w:rPr>
            <w:rFonts w:ascii="Arial" w:hAnsi="Arial" w:cs="Arial"/>
            <w:sz w:val="24"/>
            <w:szCs w:val="24"/>
          </w:rPr>
          <w:t xml:space="preserve">hardware y </w:t>
        </w:r>
      </w:ins>
      <w:r w:rsidR="009B0EBD">
        <w:rPr>
          <w:rFonts w:ascii="Arial" w:hAnsi="Arial" w:cs="Arial"/>
          <w:sz w:val="24"/>
          <w:szCs w:val="24"/>
        </w:rPr>
        <w:t xml:space="preserve">software </w:t>
      </w:r>
      <w:del w:id="10" w:author="Nahuel Defossé" w:date="2018-03-01T13:36:00Z">
        <w:r w:rsidR="009B0EBD" w:rsidDel="00050D8D">
          <w:rPr>
            <w:rFonts w:ascii="Arial" w:hAnsi="Arial" w:cs="Arial"/>
            <w:sz w:val="24"/>
            <w:szCs w:val="24"/>
          </w:rPr>
          <w:delText xml:space="preserve">y hardware </w:delText>
        </w:r>
      </w:del>
      <w:r w:rsidR="009B0EBD">
        <w:rPr>
          <w:rFonts w:ascii="Arial" w:hAnsi="Arial" w:cs="Arial"/>
          <w:sz w:val="24"/>
          <w:szCs w:val="24"/>
        </w:rPr>
        <w:t xml:space="preserve">fáciles </w:t>
      </w:r>
      <w:del w:id="11" w:author="Nahuel Defossé" w:date="2018-03-01T13:36:00Z">
        <w:r w:rsidR="009B0EBD" w:rsidDel="00050D8D">
          <w:rPr>
            <w:rFonts w:ascii="Arial" w:hAnsi="Arial" w:cs="Arial"/>
            <w:sz w:val="24"/>
            <w:szCs w:val="24"/>
          </w:rPr>
          <w:delText>de usar</w:delText>
        </w:r>
      </w:del>
      <w:ins w:id="12" w:author="Nahuel Defossé" w:date="2018-03-01T13:36:00Z">
        <w:r>
          <w:rPr>
            <w:rFonts w:ascii="Arial" w:hAnsi="Arial" w:cs="Arial"/>
            <w:sz w:val="24"/>
            <w:szCs w:val="24"/>
          </w:rPr>
          <w:t>utilización</w:t>
        </w:r>
      </w:ins>
      <w:del w:id="13" w:author="Nahuel Defossé" w:date="2018-03-01T13:36:00Z">
        <w:r w:rsidR="009B0EBD" w:rsidDel="00050D8D">
          <w:rPr>
            <w:rFonts w:ascii="Arial" w:hAnsi="Arial" w:cs="Arial"/>
            <w:sz w:val="24"/>
            <w:szCs w:val="24"/>
          </w:rPr>
          <w:delText xml:space="preserve"> y que cualquiera pueda fabricar y mejorar</w:delText>
        </w:r>
      </w:del>
      <w:r w:rsidR="009B0EBD">
        <w:rPr>
          <w:rFonts w:ascii="Arial" w:hAnsi="Arial" w:cs="Arial"/>
          <w:sz w:val="24"/>
          <w:szCs w:val="24"/>
        </w:rPr>
        <w:t xml:space="preserve">. Es decir, se propone como una plataforma sencilla </w:t>
      </w:r>
      <w:del w:id="14" w:author="Nahuel Defossé" w:date="2018-03-01T13:37:00Z">
        <w:r w:rsidR="009B0EBD" w:rsidDel="00050D8D">
          <w:rPr>
            <w:rFonts w:ascii="Arial" w:hAnsi="Arial" w:cs="Arial"/>
            <w:sz w:val="24"/>
            <w:szCs w:val="24"/>
          </w:rPr>
          <w:delText xml:space="preserve">de aprender </w:delText>
        </w:r>
      </w:del>
      <w:ins w:id="15" w:author="Nahuel Defossé" w:date="2018-03-01T13:37:00Z">
        <w:r>
          <w:rPr>
            <w:rFonts w:ascii="Arial" w:hAnsi="Arial" w:cs="Arial"/>
            <w:sz w:val="24"/>
            <w:szCs w:val="24"/>
          </w:rPr>
          <w:t xml:space="preserve">con una curva de aprendizaje baja </w:t>
        </w:r>
      </w:ins>
      <w:r w:rsidR="009B0EBD">
        <w:rPr>
          <w:rFonts w:ascii="Arial" w:hAnsi="Arial" w:cs="Arial"/>
          <w:sz w:val="24"/>
          <w:szCs w:val="24"/>
        </w:rPr>
        <w:t>para realizar proyectos interactivos para público no necesariamente con conocimientos técnicos.</w:t>
      </w:r>
      <w:r w:rsidR="009B0EBD">
        <w:rPr>
          <w:rFonts w:ascii="Arial" w:hAnsi="Arial" w:cs="Arial"/>
          <w:color w:val="0000FF"/>
          <w:sz w:val="24"/>
          <w:szCs w:val="24"/>
        </w:rPr>
        <w:t xml:space="preserve"> </w:t>
      </w:r>
    </w:p>
    <w:p w:rsidR="00120242" w:rsidRDefault="009B0EBD">
      <w:pPr>
        <w:rPr>
          <w:rFonts w:ascii="Arial" w:hAnsi="Arial" w:cs="Arial"/>
          <w:sz w:val="24"/>
          <w:szCs w:val="24"/>
        </w:rPr>
      </w:pPr>
      <w:r w:rsidRPr="009707F6">
        <w:rPr>
          <w:rStyle w:val="AgustinTextoCar"/>
        </w:rPr>
        <w:t xml:space="preserve">Arduino se trata de una </w:t>
      </w:r>
      <w:commentRangeStart w:id="16"/>
      <w:r w:rsidRPr="009707F6">
        <w:rPr>
          <w:rStyle w:val="AgustinTextoCar"/>
        </w:rPr>
        <w:t xml:space="preserve">SBC </w:t>
      </w:r>
      <w:commentRangeEnd w:id="16"/>
      <w:r w:rsidR="00050D8D">
        <w:rPr>
          <w:rStyle w:val="Refdecomentario"/>
        </w:rPr>
        <w:commentReference w:id="16"/>
      </w:r>
      <w:r w:rsidRPr="009707F6">
        <w:rPr>
          <w:rStyle w:val="AgustinTextoCar"/>
        </w:rPr>
        <w:t>con entradas y salidas, analógicas y digitales, la cual es programada bajo un entorno</w:t>
      </w:r>
      <w:r>
        <w:rPr>
          <w:rFonts w:ascii="Arial" w:hAnsi="Arial" w:cs="Arial"/>
          <w:sz w:val="24"/>
          <w:szCs w:val="24"/>
        </w:rPr>
        <w:t xml:space="preserve"> de desarrollo, inspirado en el entorno de programación </w:t>
      </w:r>
      <w:ins w:id="17" w:author="Nahuel Defossé" w:date="2018-03-01T13:38:00Z">
        <w:r w:rsidR="00050D8D">
          <w:rPr>
            <w:rFonts w:ascii="Arial" w:hAnsi="Arial" w:cs="Arial"/>
            <w:sz w:val="24"/>
            <w:szCs w:val="24"/>
          </w:rPr>
          <w:t xml:space="preserve">inspirado en </w:t>
        </w:r>
      </w:ins>
      <w:r>
        <w:rPr>
          <w:rFonts w:ascii="Arial" w:hAnsi="Arial" w:cs="Arial"/>
          <w:b/>
          <w:sz w:val="24"/>
          <w:szCs w:val="24"/>
        </w:rPr>
        <w:t>Processing</w:t>
      </w:r>
      <w:r w:rsidR="009C2D37">
        <w:rPr>
          <w:rFonts w:ascii="Arial" w:hAnsi="Arial" w:cs="Arial"/>
          <w:b/>
          <w:sz w:val="24"/>
          <w:szCs w:val="24"/>
        </w:rPr>
        <w:t xml:space="preserve"> </w:t>
      </w:r>
      <w:r w:rsidR="009C2D37">
        <w:rPr>
          <w:rFonts w:ascii="Arial" w:hAnsi="Arial" w:cs="Arial"/>
          <w:sz w:val="24"/>
          <w:szCs w:val="24"/>
        </w:rPr>
        <w:t xml:space="preserve">y en la estructura de programación </w:t>
      </w:r>
      <w:r w:rsidR="009C2D37" w:rsidRPr="009C2D37">
        <w:rPr>
          <w:rFonts w:ascii="Arial" w:hAnsi="Arial" w:cs="Arial"/>
          <w:b/>
          <w:sz w:val="24"/>
          <w:szCs w:val="24"/>
        </w:rPr>
        <w:t>Wiring</w:t>
      </w:r>
      <w:r>
        <w:rPr>
          <w:rFonts w:ascii="Arial" w:hAnsi="Arial" w:cs="Arial"/>
          <w:sz w:val="24"/>
          <w:szCs w:val="24"/>
        </w:rPr>
        <w:t>. En la imagen (</w:t>
      </w:r>
      <w:r>
        <w:rPr>
          <w:rFonts w:ascii="Arial" w:hAnsi="Arial" w:cs="Arial"/>
          <w:sz w:val="24"/>
          <w:szCs w:val="24"/>
        </w:rPr>
        <w:fldChar w:fldCharType="begin"/>
      </w:r>
      <w:r>
        <w:rPr>
          <w:rFonts w:ascii="Arial" w:hAnsi="Arial" w:cs="Arial"/>
          <w:sz w:val="24"/>
          <w:szCs w:val="24"/>
        </w:rPr>
        <w:instrText xml:space="preserve"> REF _Ref502097007 \h </w:instrText>
      </w:r>
      <w:r>
        <w:rPr>
          <w:rFonts w:ascii="Arial" w:hAnsi="Arial" w:cs="Arial"/>
          <w:sz w:val="24"/>
          <w:szCs w:val="24"/>
        </w:rPr>
      </w:r>
      <w:r>
        <w:rPr>
          <w:rFonts w:ascii="Arial" w:hAnsi="Arial" w:cs="Arial"/>
          <w:sz w:val="24"/>
          <w:szCs w:val="24"/>
        </w:rPr>
        <w:fldChar w:fldCharType="separate"/>
      </w:r>
      <w:r>
        <w:t xml:space="preserve">Ilustración </w:t>
      </w:r>
      <w:r>
        <w:rPr>
          <w:noProof/>
        </w:rPr>
        <w:t>8</w:t>
      </w:r>
      <w:r>
        <w:t xml:space="preserve"> - Logo Arduino</w:t>
      </w:r>
      <w:r>
        <w:rPr>
          <w:rFonts w:ascii="Arial" w:hAnsi="Arial" w:cs="Arial"/>
          <w:sz w:val="24"/>
          <w:szCs w:val="24"/>
        </w:rPr>
        <w:fldChar w:fldCharType="end"/>
      </w:r>
      <w:r>
        <w:rPr>
          <w:rFonts w:ascii="Arial" w:hAnsi="Arial" w:cs="Arial"/>
          <w:sz w:val="24"/>
          <w:szCs w:val="24"/>
        </w:rPr>
        <w:t>) se puede ver el logo oficial de la compañía.</w:t>
      </w:r>
    </w:p>
    <w:p w:rsidR="00120242" w:rsidRDefault="00120242">
      <w:pPr>
        <w:rPr>
          <w:rFonts w:ascii="Arial" w:hAnsi="Arial" w:cs="Arial"/>
          <w:sz w:val="24"/>
          <w:szCs w:val="24"/>
        </w:rPr>
      </w:pPr>
    </w:p>
    <w:p w:rsidR="00120242" w:rsidRPr="004A181D" w:rsidRDefault="009B0EBD" w:rsidP="004A181D">
      <w:pPr>
        <w:pStyle w:val="Ttulo2"/>
        <w:rPr>
          <w:b/>
          <w:sz w:val="32"/>
          <w:szCs w:val="32"/>
        </w:rPr>
      </w:pPr>
      <w:r w:rsidRPr="004A181D">
        <w:rPr>
          <w:b/>
          <w:sz w:val="32"/>
          <w:szCs w:val="32"/>
        </w:rPr>
        <w:t>3.2 Historia</w:t>
      </w:r>
    </w:p>
    <w:p w:rsidR="00120242" w:rsidRDefault="00120242">
      <w:pPr>
        <w:rPr>
          <w:rFonts w:ascii="Arial" w:hAnsi="Arial" w:cs="Arial"/>
          <w:sz w:val="24"/>
          <w:szCs w:val="24"/>
        </w:rPr>
      </w:pPr>
    </w:p>
    <w:p w:rsidR="00780F0B" w:rsidRDefault="009C2D37" w:rsidP="009707F6">
      <w:pPr>
        <w:pStyle w:val="AgustinTexto"/>
      </w:pPr>
      <w:r w:rsidRPr="009707F6">
        <w:t>Arduino se inició en el año 2005 como un proyecto para estudiantes en el Instituto IVREA, en Ivrea (Italia). Dado que se utilizaba el microcontrolador BASIC Stamp, cuyo costo era alto para para los fines educativos</w:t>
      </w:r>
      <w:r w:rsidR="00780F0B">
        <w:t xml:space="preserve"> se comienza el proyecto Arduino</w:t>
      </w:r>
      <w:r>
        <w:t xml:space="preserve">. </w:t>
      </w:r>
      <w:r w:rsidRPr="009C2D37">
        <w:t xml:space="preserve">El nombre del proyecto viene del nombre del Bar di Re Arduino (Bar del Rey Arduino), donde Massimo </w:t>
      </w:r>
      <w:r w:rsidR="00780F0B" w:rsidRPr="009C2D37">
        <w:t xml:space="preserve">Banzi </w:t>
      </w:r>
      <w:r w:rsidR="00780F0B">
        <w:t>empezaba a desarrollarlo.</w:t>
      </w:r>
      <w:sdt>
        <w:sdtPr>
          <w:id w:val="816922893"/>
          <w:citation/>
        </w:sdtPr>
        <w:sdtEndPr/>
        <w:sdtContent>
          <w:r w:rsidR="006A0130">
            <w:fldChar w:fldCharType="begin"/>
          </w:r>
          <w:r w:rsidR="006A0130">
            <w:instrText xml:space="preserve"> CITATION Wik18 \l 11274 </w:instrText>
          </w:r>
          <w:r w:rsidR="006A0130">
            <w:fldChar w:fldCharType="separate"/>
          </w:r>
          <w:r w:rsidR="006A0130">
            <w:rPr>
              <w:noProof/>
            </w:rPr>
            <w:t xml:space="preserve"> </w:t>
          </w:r>
          <w:r w:rsidR="006A0130" w:rsidRPr="006A0130">
            <w:rPr>
              <w:noProof/>
            </w:rPr>
            <w:t>[1]</w:t>
          </w:r>
          <w:r w:rsidR="006A0130">
            <w:fldChar w:fldCharType="end"/>
          </w:r>
        </w:sdtContent>
      </w:sdt>
    </w:p>
    <w:p w:rsidR="00780F0B" w:rsidRDefault="00780F0B" w:rsidP="009C2D37"/>
    <w:p w:rsidR="00780F0B" w:rsidRDefault="00780F0B" w:rsidP="009707F6">
      <w:pPr>
        <w:pStyle w:val="AgustinTexto"/>
      </w:pPr>
      <w:r>
        <w:t>Un estudiante, H</w:t>
      </w:r>
      <w:r w:rsidR="009C2D37" w:rsidRPr="009C2D37">
        <w:t>ernando Barragán, quien desarrolló la tarjeta electrónica Wiring, el lenguaje de programación y la plataforma de desarrollo.</w:t>
      </w:r>
      <w:r>
        <w:t xml:space="preserve"> </w:t>
      </w:r>
      <w:r w:rsidR="009C2D37" w:rsidRPr="009C2D37">
        <w:t xml:space="preserve">​Una vez concluida dicha plataforma, los investigadores trabajaron para hacerlo más ligero, más económico y de mayor alcance a la comunidad de hardware y código abierto. </w:t>
      </w:r>
    </w:p>
    <w:p w:rsidR="00780F0B" w:rsidRDefault="00780F0B" w:rsidP="009C2D37"/>
    <w:p w:rsidR="009C2D37" w:rsidRPr="009C2D37" w:rsidRDefault="009C2D37" w:rsidP="009707F6">
      <w:pPr>
        <w:pStyle w:val="AgustinTexto"/>
      </w:pPr>
      <w:r w:rsidRPr="009C2D37">
        <w:t xml:space="preserve">Posteriormente, Google colaboró en el desarrollo del Kit Android ADK (Accesory Development Kit), una placa Arduino capaz de comunicarse directamente con teléfonos móviles inteligentes bajo el sistema operativo Android para que el teléfono controle luces, motores y sensores conectados de </w:t>
      </w:r>
      <w:r w:rsidR="006A0130" w:rsidRPr="009C2D37">
        <w:t>Arduino. ​</w:t>
      </w:r>
    </w:p>
    <w:p w:rsidR="009C2D37" w:rsidRPr="009C2D37" w:rsidRDefault="009C2D37" w:rsidP="009707F6">
      <w:pPr>
        <w:pStyle w:val="AgustinTexto"/>
      </w:pPr>
      <w:r w:rsidRPr="009C2D37">
        <w:t xml:space="preserve">Para la producción en serie de la primera versión se tomó en cuenta que el coste no fuera mayor de 30 euros, que fuera ensamblado en una placa de color azul, debía ser Plug and Play y que trabajara con todas las plataformas informáticas tales como MacOSX, Windows y GNU/Linux. </w:t>
      </w:r>
    </w:p>
    <w:p w:rsidR="009C2D37" w:rsidRDefault="009C2D37" w:rsidP="009707F6">
      <w:pPr>
        <w:pStyle w:val="AgustinTexto"/>
      </w:pPr>
    </w:p>
    <w:p w:rsidR="00120242" w:rsidRDefault="00120242">
      <w:pPr>
        <w:rPr>
          <w:rFonts w:ascii="Arial" w:hAnsi="Arial" w:cs="Arial"/>
          <w:sz w:val="24"/>
          <w:szCs w:val="24"/>
        </w:rPr>
      </w:pPr>
    </w:p>
    <w:p w:rsidR="00120242" w:rsidRDefault="009B0EBD">
      <w:pPr>
        <w:pStyle w:val="Ttulo2"/>
      </w:pPr>
      <w:bookmarkStart w:id="18" w:name="_Toc504153899"/>
      <w:r>
        <w:rPr>
          <w:b/>
          <w:sz w:val="32"/>
          <w:szCs w:val="32"/>
        </w:rPr>
        <w:t>3.2</w:t>
      </w:r>
      <w:bookmarkEnd w:id="18"/>
      <w:r>
        <w:rPr>
          <w:b/>
          <w:sz w:val="32"/>
          <w:szCs w:val="32"/>
        </w:rPr>
        <w:t>.1 Wiring</w:t>
      </w:r>
    </w:p>
    <w:p w:rsidR="00120242" w:rsidRDefault="00120242">
      <w:commentRangeStart w:id="19"/>
    </w:p>
    <w:p w:rsidR="00120242" w:rsidRDefault="009B0EBD" w:rsidP="009707F6">
      <w:pPr>
        <w:pStyle w:val="AgustinTexto"/>
      </w:pPr>
      <w:r>
        <w:t xml:space="preserve">Wiring es una plataforma de prototipado electrónico de fuente abierta compuesta de un lenguaje de programación, un entorno de desarrollo integrado (IDE), y un microcontrolador. </w:t>
      </w:r>
    </w:p>
    <w:p w:rsidR="00120242" w:rsidRDefault="009B0EBD" w:rsidP="009707F6">
      <w:pPr>
        <w:pStyle w:val="AgustinTexto"/>
      </w:pPr>
      <w:r>
        <w:t xml:space="preserve">Esta plataforma permite escribir software para controlar dispositivos conectados a la tarjeta electrónica para crear toda clase de objetos interactivos, espacios o experiencias físicas que sienten y responden al mundo físico. </w:t>
      </w:r>
    </w:p>
    <w:p w:rsidR="00120242" w:rsidRDefault="009B0EBD" w:rsidP="009707F6">
      <w:pPr>
        <w:pStyle w:val="AgustinTexto"/>
      </w:pPr>
      <w:r>
        <w:t>Este proceso se llama</w:t>
      </w:r>
      <w:r>
        <w:rPr>
          <w:i/>
        </w:rPr>
        <w:t xml:space="preserve"> </w:t>
      </w:r>
      <w:commentRangeStart w:id="20"/>
      <w:r w:rsidRPr="009C2D37">
        <w:rPr>
          <w:i/>
        </w:rPr>
        <w:t>sketching</w:t>
      </w:r>
      <w:r>
        <w:t xml:space="preserve"> </w:t>
      </w:r>
      <w:commentRangeEnd w:id="20"/>
      <w:r>
        <w:commentReference w:id="20"/>
      </w:r>
      <w:r>
        <w:t>con hardware; se explora una gran cantidad de ideas de forma muy rápida, se seleccionan las más interesantes, se afinan y producen prototipos en un proceso iterativo.</w:t>
      </w:r>
      <w:commentRangeEnd w:id="19"/>
      <w:r>
        <w:commentReference w:id="19"/>
      </w:r>
    </w:p>
    <w:p w:rsidR="00F25C7A" w:rsidRDefault="00F25C7A"/>
    <w:p w:rsidR="00120242" w:rsidRDefault="009B0EBD" w:rsidP="009707F6">
      <w:pPr>
        <w:pStyle w:val="AgustinTexto"/>
      </w:pPr>
      <w:del w:id="21" w:author="Nahuel Defossé" w:date="2018-03-01T13:46:00Z">
        <w:r w:rsidDel="00AA7A2C">
          <w:delText xml:space="preserve">Wiring </w:delText>
        </w:r>
      </w:del>
      <w:ins w:id="22" w:author="Nahuel Defossé" w:date="2018-03-01T13:46:00Z">
        <w:r w:rsidR="00AA7A2C">
          <w:t>Wiring</w:t>
        </w:r>
        <w:r w:rsidR="00AA7A2C">
          <w:t xml:space="preserve"> </w:t>
        </w:r>
      </w:ins>
      <w:del w:id="23" w:author="Nahuel Defossé" w:date="2018-03-01T13:46:00Z">
        <w:r w:rsidDel="00AA7A2C">
          <w:delText xml:space="preserve">es un framework basado en </w:delText>
        </w:r>
      </w:del>
      <w:ins w:id="24" w:author="Nahuel Defossé" w:date="2018-03-01T13:46:00Z">
        <w:r w:rsidR="00AA7A2C">
          <w:t xml:space="preserve">toma de </w:t>
        </w:r>
      </w:ins>
      <w:r>
        <w:t>Processing</w:t>
      </w:r>
      <w:ins w:id="25" w:author="Nahuel Defossé" w:date="2018-03-01T13:47:00Z">
        <w:r w:rsidR="00AA7A2C">
          <w:t xml:space="preserve"> la IDE y el concepto de </w:t>
        </w:r>
        <w:r w:rsidR="00AA7A2C" w:rsidRPr="00AA7A2C">
          <w:rPr>
            <w:i/>
            <w:rPrChange w:id="26" w:author="Nahuel Defossé" w:date="2018-03-01T13:47:00Z">
              <w:rPr/>
            </w:rPrChange>
          </w:rPr>
          <w:t>sketch</w:t>
        </w:r>
      </w:ins>
      <w:r>
        <w:t xml:space="preserve">, </w:t>
      </w:r>
      <w:ins w:id="27" w:author="Nahuel Defossé" w:date="2018-03-01T13:47:00Z">
        <w:r w:rsidR="00AA7A2C">
          <w:t xml:space="preserve">pero </w:t>
        </w:r>
      </w:ins>
      <w:r>
        <w:t xml:space="preserve">enfocado en la programación de microcontroladores en vez de programación gráfica. </w:t>
      </w:r>
      <w:r w:rsidR="00F25C7A">
        <w:t>Provee</w:t>
      </w:r>
      <w:r>
        <w:t xml:space="preserve"> una librería de C/C++ la cual simplifica operaciones comunes como el manejo de entrada/salida. Los programas de Wiring están escritos en C/C++, pese a que sus usuarios sólo necesiten definir dos funciones para hacer un programa ejecutable:</w:t>
      </w:r>
    </w:p>
    <w:p w:rsidR="00120242" w:rsidRDefault="009B0EBD" w:rsidP="009707F6">
      <w:pPr>
        <w:pStyle w:val="AgustinTexto"/>
      </w:pPr>
      <w:r>
        <w:rPr>
          <w:rFonts w:ascii="Courier" w:hAnsi="Courier"/>
        </w:rPr>
        <w:t>setup()</w:t>
      </w:r>
      <w:r>
        <w:t xml:space="preserve"> – una función ejecutada sólo una vez en el arranque de la placa, la cual puede ser usada para definir los ajustes iniciales de un entorno.</w:t>
      </w:r>
    </w:p>
    <w:p w:rsidR="00120242" w:rsidRDefault="009B0EBD" w:rsidP="009707F6">
      <w:pPr>
        <w:pStyle w:val="AgustinTexto"/>
      </w:pPr>
      <w:r>
        <w:rPr>
          <w:rFonts w:ascii="Courier" w:hAnsi="Courier"/>
        </w:rPr>
        <w:t>loop()</w:t>
      </w:r>
      <w:r>
        <w:t xml:space="preserve"> – una función llamada repetidamente hasta que la placa es apagada.</w:t>
      </w:r>
    </w:p>
    <w:p w:rsidR="00120242" w:rsidRDefault="009B0EBD" w:rsidP="009707F6">
      <w:pPr>
        <w:pStyle w:val="AgustinTexto"/>
      </w:pPr>
      <w:r>
        <w:t xml:space="preserve">Como podemos apreciar en la siguiente ilustración (Ilustración </w:t>
      </w:r>
      <w:r>
        <w:rPr>
          <w:noProof/>
        </w:rPr>
        <w:t>10</w:t>
      </w:r>
      <w:r>
        <w:t xml:space="preserve"> - Wiring IDE) hacer un blink a un led es muy sencillo dado la abstracción que nos otorga la librería. Un blink es un parpadeo de un led conectado a la placa. Se lo considera el “hola mundo” de Arduino. </w:t>
      </w:r>
    </w:p>
    <w:p w:rsidR="00120242" w:rsidRDefault="00120242">
      <w:pPr>
        <w:rPr>
          <w:rFonts w:ascii="Helvetica" w:hAnsi="Helvetica" w:cs="Helvetica"/>
          <w:b/>
          <w:bCs/>
          <w:color w:val="444444"/>
          <w:sz w:val="21"/>
          <w:szCs w:val="21"/>
          <w:bdr w:val="none" w:sz="0" w:space="0" w:color="auto" w:frame="1"/>
          <w:shd w:val="clear" w:color="auto" w:fill="FFFFFF"/>
        </w:rPr>
      </w:pPr>
    </w:p>
    <w:p w:rsidR="00120242" w:rsidRDefault="00120242">
      <w:pPr>
        <w:rPr>
          <w:rStyle w:val="Hipervnculo"/>
          <w:rFonts w:ascii="Arial" w:hAnsi="Arial" w:cs="Arial"/>
          <w:sz w:val="24"/>
          <w:szCs w:val="24"/>
        </w:rPr>
      </w:pPr>
    </w:p>
    <w:p w:rsidR="00120242" w:rsidRDefault="009B0EBD">
      <w:pPr>
        <w:pStyle w:val="NormalWeb"/>
        <w:keepNext/>
        <w:shd w:val="clear" w:color="auto" w:fill="FFFFFF"/>
        <w:spacing w:before="120" w:after="120"/>
        <w:jc w:val="center"/>
      </w:pPr>
      <w:r>
        <w:rPr>
          <w:noProof/>
          <w:lang w:val="en-US" w:eastAsia="en-US"/>
        </w:rPr>
        <w:drawing>
          <wp:inline distT="0" distB="0" distL="0" distR="0" wp14:anchorId="1488FA44" wp14:editId="65F5B115">
            <wp:extent cx="3381375" cy="2971799"/>
            <wp:effectExtent l="0" t="0" r="9525" b="0"/>
            <wp:docPr id="1031" name="Image1" descr="ID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3381375" cy="2971799"/>
                    </a:xfrm>
                    <a:prstGeom prst="rect">
                      <a:avLst/>
                    </a:prstGeom>
                  </pic:spPr>
                </pic:pic>
              </a:graphicData>
            </a:graphic>
          </wp:inline>
        </w:drawing>
      </w:r>
    </w:p>
    <w:p w:rsidR="00120242" w:rsidRDefault="009B0EBD">
      <w:pPr>
        <w:pStyle w:val="Descripcin"/>
        <w:jc w:val="center"/>
      </w:pPr>
      <w:bookmarkStart w:id="28" w:name="_Ref502097107"/>
      <w:bookmarkStart w:id="29" w:name="_Toc504153976"/>
      <w:r>
        <w:t xml:space="preserve">Ilustración </w:t>
      </w:r>
      <w:r w:rsidR="003D198B">
        <w:fldChar w:fldCharType="begin"/>
      </w:r>
      <w:r w:rsidR="003D198B">
        <w:instrText xml:space="preserve"> SEQ Ilustración \* ARABIC </w:instrText>
      </w:r>
      <w:r w:rsidR="003D198B">
        <w:fldChar w:fldCharType="separate"/>
      </w:r>
      <w:r w:rsidR="009A7239">
        <w:rPr>
          <w:noProof/>
        </w:rPr>
        <w:t>2</w:t>
      </w:r>
      <w:r w:rsidR="003D198B">
        <w:rPr>
          <w:noProof/>
        </w:rPr>
        <w:fldChar w:fldCharType="end"/>
      </w:r>
      <w:r>
        <w:t xml:space="preserve"> </w:t>
      </w:r>
      <w:del w:id="30" w:author="Nahuel Defossé" w:date="2018-03-01T13:52:00Z">
        <w:r w:rsidDel="00AA7A2C">
          <w:delText>-</w:delText>
        </w:r>
      </w:del>
      <w:ins w:id="31" w:author="Nahuel Defossé" w:date="2018-03-01T13:52:00Z">
        <w:r w:rsidR="00AA7A2C">
          <w:t>–</w:t>
        </w:r>
      </w:ins>
      <w:r>
        <w:t xml:space="preserve"> </w:t>
      </w:r>
      <w:ins w:id="32" w:author="Nahuel Defossé" w:date="2018-03-01T13:52:00Z">
        <w:r w:rsidR="00AA7A2C">
          <w:t xml:space="preserve">Código de Blink en </w:t>
        </w:r>
      </w:ins>
      <w:r>
        <w:t>Wiring IDE</w:t>
      </w:r>
      <w:bookmarkEnd w:id="28"/>
      <w:bookmarkEnd w:id="29"/>
    </w:p>
    <w:p w:rsidR="00120242" w:rsidRDefault="00043F75" w:rsidP="009707F6">
      <w:pPr>
        <w:pStyle w:val="AgustinTexto"/>
      </w:pPr>
      <w:ins w:id="33" w:author="Nahuel Defossé" w:date="2018-03-01T14:03:00Z">
        <w:r>
          <w:t>Para ejemplificar la interfase de programación que poreve Wiring al usuario en contrasposición a la utilización de la API del fabricante pude obserbarse un como ejmplo el código (</w:t>
        </w:r>
        <w:r>
          <w:fldChar w:fldCharType="begin"/>
        </w:r>
        <w:r>
          <w:instrText xml:space="preserve"> REF _Ref502097119 \h  \* MERGEFORMAT </w:instrText>
        </w:r>
        <w:r>
          <w:fldChar w:fldCharType="separate"/>
        </w:r>
        <w:r>
          <w:t xml:space="preserve">Ilustración </w:t>
        </w:r>
        <w:r>
          <w:rPr>
            <w:noProof/>
          </w:rPr>
          <w:t>11</w:t>
        </w:r>
        <w:r>
          <w:t xml:space="preserve"> - C++ Blink ejemplo</w:t>
        </w:r>
        <w:r>
          <w:fldChar w:fldCharType="end"/>
        </w:r>
        <w:r>
          <w:t xml:space="preserve">) puede ser escrito como </w:t>
        </w:r>
        <w:r>
          <w:fldChar w:fldCharType="begin"/>
        </w:r>
        <w:r>
          <w:instrText xml:space="preserve"> REF _Ref502097107 \h </w:instrText>
        </w:r>
        <w:r>
          <w:fldChar w:fldCharType="separate"/>
        </w:r>
        <w:r>
          <w:t xml:space="preserve">Ilustración </w:t>
        </w:r>
        <w:r>
          <w:rPr>
            <w:noProof/>
          </w:rPr>
          <w:t>2</w:t>
        </w:r>
        <w:r>
          <w:t xml:space="preserve"> </w:t>
        </w:r>
        <w:r>
          <w:t>-</w:t>
        </w:r>
        <w:r>
          <w:t xml:space="preserve"> Wiring IDE</w:t>
        </w:r>
        <w:r>
          <w:fldChar w:fldCharType="end"/>
        </w:r>
      </w:ins>
      <w:del w:id="34" w:author="Nahuel Defossé" w:date="2018-03-01T14:03:00Z">
        <w:r w:rsidR="009B0EBD" w:rsidDel="00043F75">
          <w:delText>Por otro lado, trabajando con C++ sin librerías quedaría como en la siguiente figura (</w:delText>
        </w:r>
        <w:r w:rsidR="009B0EBD" w:rsidDel="00043F75">
          <w:fldChar w:fldCharType="begin"/>
        </w:r>
        <w:r w:rsidR="009B0EBD" w:rsidDel="00043F75">
          <w:delInstrText xml:space="preserve"> REF _Ref502097119 \h </w:delInstrText>
        </w:r>
        <w:r w:rsidR="009707F6" w:rsidDel="00043F75">
          <w:delInstrText xml:space="preserve"> \* MERGEFORMAT </w:delInstrText>
        </w:r>
        <w:r w:rsidR="009B0EBD" w:rsidDel="00043F75">
          <w:fldChar w:fldCharType="separate"/>
        </w:r>
        <w:r w:rsidR="009B0EBD" w:rsidDel="00043F75">
          <w:delText>Ilustra</w:delText>
        </w:r>
        <w:r w:rsidR="009B0EBD" w:rsidDel="00043F75">
          <w:delText>c</w:delText>
        </w:r>
        <w:r w:rsidR="009B0EBD" w:rsidDel="00043F75">
          <w:delText xml:space="preserve">ión </w:delText>
        </w:r>
        <w:r w:rsidR="009B0EBD" w:rsidDel="00043F75">
          <w:rPr>
            <w:noProof/>
          </w:rPr>
          <w:delText>1</w:delText>
        </w:r>
        <w:r w:rsidR="009B0EBD" w:rsidDel="00043F75">
          <w:rPr>
            <w:noProof/>
          </w:rPr>
          <w:delText>1</w:delText>
        </w:r>
        <w:r w:rsidR="009B0EBD" w:rsidDel="00043F75">
          <w:delText xml:space="preserve"> - C++ Blink eje</w:delText>
        </w:r>
        <w:r w:rsidR="009B0EBD" w:rsidDel="00043F75">
          <w:delText>m</w:delText>
        </w:r>
        <w:r w:rsidR="009B0EBD" w:rsidDel="00043F75">
          <w:delText>plo</w:delText>
        </w:r>
        <w:r w:rsidR="009B0EBD" w:rsidDel="00043F75">
          <w:fldChar w:fldCharType="end"/>
        </w:r>
        <w:r w:rsidR="009B0EBD" w:rsidDel="00043F75">
          <w:delText>) haciendo el mismo blink, programando directamente con la biblioteca AVR (control de los puertos de entrada y salida) y en C.</w:delText>
        </w:r>
      </w:del>
      <w:r w:rsidR="009B0EBD">
        <w:rPr>
          <w:rStyle w:val="Refdenotaalfinal"/>
        </w:rPr>
        <w:endnoteReference w:id="1"/>
      </w:r>
      <w:r w:rsidR="009B0EBD">
        <w:t xml:space="preserve"> </w:t>
      </w:r>
    </w:p>
    <w:p w:rsidR="00120242" w:rsidRDefault="009B0EBD">
      <w:pPr>
        <w:keepNext/>
        <w:jc w:val="center"/>
      </w:pPr>
      <w:r>
        <w:rPr>
          <w:noProof/>
          <w:lang w:val="en-US" w:eastAsia="en-US"/>
        </w:rPr>
        <w:drawing>
          <wp:inline distT="0" distB="0" distL="0" distR="0" wp14:anchorId="1D975D2E" wp14:editId="52DE6C6D">
            <wp:extent cx="3771900" cy="2486025"/>
            <wp:effectExtent l="0" t="0" r="0" b="9525"/>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3771900" cy="2486025"/>
                    </a:xfrm>
                    <a:prstGeom prst="rect">
                      <a:avLst/>
                    </a:prstGeom>
                  </pic:spPr>
                </pic:pic>
              </a:graphicData>
            </a:graphic>
          </wp:inline>
        </w:drawing>
      </w:r>
    </w:p>
    <w:p w:rsidR="00120242" w:rsidRDefault="009B0EBD">
      <w:pPr>
        <w:pStyle w:val="Descripcin"/>
        <w:jc w:val="center"/>
      </w:pPr>
      <w:bookmarkStart w:id="35" w:name="_Ref502097119"/>
      <w:bookmarkStart w:id="36" w:name="_Toc504153977"/>
      <w:r>
        <w:t xml:space="preserve">Ilustración </w:t>
      </w:r>
      <w:r w:rsidR="003D198B">
        <w:fldChar w:fldCharType="begin"/>
      </w:r>
      <w:r w:rsidR="003D198B">
        <w:instrText xml:space="preserve"> SEQ Ilustración \* ARABIC </w:instrText>
      </w:r>
      <w:r w:rsidR="003D198B">
        <w:fldChar w:fldCharType="separate"/>
      </w:r>
      <w:r w:rsidR="009A7239">
        <w:rPr>
          <w:noProof/>
        </w:rPr>
        <w:t>3</w:t>
      </w:r>
      <w:r w:rsidR="003D198B">
        <w:rPr>
          <w:noProof/>
        </w:rPr>
        <w:fldChar w:fldCharType="end"/>
      </w:r>
      <w:r>
        <w:t xml:space="preserve"> - C++ Blink ejemplo</w:t>
      </w:r>
      <w:bookmarkEnd w:id="35"/>
      <w:bookmarkEnd w:id="36"/>
    </w:p>
    <w:p w:rsidR="00120242" w:rsidRDefault="00120242">
      <w:pPr>
        <w:rPr>
          <w:rFonts w:ascii="Arial" w:hAnsi="Arial" w:cs="Arial"/>
          <w:sz w:val="24"/>
          <w:szCs w:val="24"/>
        </w:rPr>
      </w:pPr>
    </w:p>
    <w:p w:rsidR="00120242" w:rsidRDefault="009B0EBD">
      <w:pPr>
        <w:rPr>
          <w:rFonts w:ascii="Arial" w:hAnsi="Arial" w:cs="Arial"/>
          <w:sz w:val="24"/>
          <w:szCs w:val="24"/>
        </w:rPr>
      </w:pPr>
      <w:r>
        <w:rPr>
          <w:rFonts w:ascii="Arial" w:hAnsi="Arial" w:cs="Arial"/>
          <w:sz w:val="24"/>
          <w:szCs w:val="24"/>
        </w:rPr>
        <w:br w:type="page"/>
      </w:r>
    </w:p>
    <w:p w:rsidR="00120242" w:rsidRDefault="009B0EBD">
      <w:pPr>
        <w:pStyle w:val="Ttulo2"/>
      </w:pPr>
      <w:bookmarkStart w:id="37" w:name="_Toc504153896"/>
      <w:r>
        <w:rPr>
          <w:b/>
          <w:sz w:val="32"/>
          <w:szCs w:val="32"/>
        </w:rPr>
        <w:t>3.2</w:t>
      </w:r>
      <w:bookmarkEnd w:id="37"/>
      <w:r w:rsidR="004A181D">
        <w:rPr>
          <w:b/>
          <w:sz w:val="32"/>
          <w:szCs w:val="32"/>
        </w:rPr>
        <w:t xml:space="preserve"> </w:t>
      </w:r>
      <w:r w:rsidR="00F25C7A">
        <w:rPr>
          <w:b/>
          <w:sz w:val="32"/>
          <w:szCs w:val="32"/>
        </w:rPr>
        <w:t>Processing</w:t>
      </w:r>
    </w:p>
    <w:p w:rsidR="00120242" w:rsidRDefault="00120242"/>
    <w:p w:rsidR="00120242" w:rsidRDefault="00F25C7A" w:rsidP="009707F6">
      <w:pPr>
        <w:pStyle w:val="AgustinTexto"/>
      </w:pPr>
      <w:r>
        <w:t>E</w:t>
      </w:r>
      <w:r w:rsidR="009B0EBD">
        <w:t xml:space="preserve">s un lenguaje de programación y entorno de desarrollo integrado de código abierto basado en Java, de fácil utilización, y que sirve como medio para la enseñanza y producción de proyectos multimedia e interactivos de diseño digital. En la imagen (Ilustración </w:t>
      </w:r>
      <w:r w:rsidR="009B0EBD">
        <w:rPr>
          <w:noProof/>
        </w:rPr>
        <w:t>9</w:t>
      </w:r>
      <w:r w:rsidR="009B0EBD">
        <w:t xml:space="preserve"> - Logo de Processing) se puede apreciar su logo.</w:t>
      </w:r>
    </w:p>
    <w:p w:rsidR="00120242" w:rsidRDefault="00120242" w:rsidP="009707F6">
      <w:pPr>
        <w:pStyle w:val="AgustinTexto"/>
      </w:pPr>
    </w:p>
    <w:p w:rsidR="00120242" w:rsidRDefault="00120242"/>
    <w:p w:rsidR="00120242" w:rsidRDefault="009B0EBD" w:rsidP="009707F6">
      <w:pPr>
        <w:pStyle w:val="AgustinTexto"/>
      </w:pPr>
      <w:r>
        <w:rPr>
          <w:noProof/>
          <w:lang w:val="en-US" w:eastAsia="en-US"/>
        </w:rPr>
        <w:drawing>
          <wp:anchor distT="0" distB="0" distL="114300" distR="114300" simplePos="0" relativeHeight="251657216" behindDoc="0" locked="0" layoutInCell="1" allowOverlap="1" wp14:anchorId="39F26CB6" wp14:editId="2441572A">
            <wp:simplePos x="0" y="0"/>
            <wp:positionH relativeFrom="margin">
              <wp:posOffset>26111</wp:posOffset>
            </wp:positionH>
            <wp:positionV relativeFrom="margin">
              <wp:posOffset>1604983</wp:posOffset>
            </wp:positionV>
            <wp:extent cx="2457907" cy="2231275"/>
            <wp:effectExtent l="0" t="0" r="0" b="0"/>
            <wp:wrapSquare wrapText="bothSides"/>
            <wp:docPr id="1030" name="Image1" descr="Resultado de imagen para process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457907" cy="2231275"/>
                    </a:xfrm>
                    <a:prstGeom prst="rect">
                      <a:avLst/>
                    </a:prstGeom>
                  </pic:spPr>
                </pic:pic>
              </a:graphicData>
            </a:graphic>
          </wp:anchor>
        </w:drawing>
      </w:r>
      <w:r>
        <w:t>Uno de los objetivos expresos de Processing es el de actuar como herramienta para que artistas, diseñadores visuales y miembros de otras comunidades ajenos a la programación, aprendan las bases de la misma a través de una realimentación gráfica inmediata y visual de los resultados obtenidos de su experiencia de programación.</w:t>
      </w:r>
    </w:p>
    <w:p w:rsidR="009A7239" w:rsidRDefault="00050D8D" w:rsidP="009707F6">
      <w:pPr>
        <w:pStyle w:val="AgustinTexto"/>
      </w:pPr>
      <w:r>
        <w:rPr>
          <w:noProof/>
          <w:lang w:val="en-US" w:eastAsia="en-US"/>
        </w:rPr>
        <w:pict w14:anchorId="79B99FF3">
          <v:shape id="1029" o:spid="_x0000_s1026" type="#_x0000_t202" alt="" style="position:absolute;left:0;text-align:left;margin-left:.9pt;margin-top:314.75pt;width:193.5pt;height:21pt;z-index:-251658240;visibility:visible;mso-wrap-style:square;mso-wrap-edited:f;mso-width-percent:0;mso-height-percent:0;mso-position-horizontal-relative:margin;mso-position-vertical-relative:margin;mso-width-percent:0;mso-height-percent:0;mso-width-relative:page;mso-height-relative:page;v-text-anchor:top" wrapcoords="-84 0 -84 20829 21600 20829 21600 0 -84 0" stroked="f">
            <v:textbox style="mso-fit-shape-to-text:t" inset="0,0,0,0">
              <w:txbxContent>
                <w:p w:rsidR="00120242" w:rsidRDefault="009B0EBD">
                  <w:pPr>
                    <w:pStyle w:val="Descripcin"/>
                    <w:jc w:val="center"/>
                    <w:rPr>
                      <w:rFonts w:ascii="Calibri" w:eastAsia="Calibri" w:hAnsi="Calibri" w:cs="Calibri"/>
                      <w:noProof/>
                      <w:color w:val="000000"/>
                    </w:rPr>
                  </w:pPr>
                  <w:r>
                    <w:t>I</w:t>
                  </w:r>
                  <w:bookmarkStart w:id="38" w:name="_Ref502097076"/>
                  <w:bookmarkStart w:id="39" w:name="_Toc504153975"/>
                  <w:r>
                    <w:t xml:space="preserve">lustración </w:t>
                  </w:r>
                  <w:r w:rsidR="003D198B">
                    <w:fldChar w:fldCharType="begin"/>
                  </w:r>
                  <w:r w:rsidR="003D198B">
                    <w:instrText xml:space="preserve"> SEQ Ilustración \* ARABIC </w:instrText>
                  </w:r>
                  <w:r w:rsidR="003D198B">
                    <w:fldChar w:fldCharType="separate"/>
                  </w:r>
                  <w:r w:rsidR="009A7239">
                    <w:rPr>
                      <w:noProof/>
                    </w:rPr>
                    <w:t>4</w:t>
                  </w:r>
                  <w:r w:rsidR="003D198B">
                    <w:rPr>
                      <w:noProof/>
                    </w:rPr>
                    <w:fldChar w:fldCharType="end"/>
                  </w:r>
                  <w:r>
                    <w:t xml:space="preserve"> - Logo de Processing</w:t>
                  </w:r>
                </w:p>
                <w:bookmarkEnd w:id="38"/>
                <w:bookmarkEnd w:id="39"/>
              </w:txbxContent>
            </v:textbox>
            <w10:wrap type="tight" anchorx="margin" anchory="margin"/>
          </v:shape>
        </w:pict>
      </w:r>
      <w:r w:rsidR="009B0EBD">
        <w:t xml:space="preserve">El lenguaje de Processing se basa en Java, aunque hace uso de una sintaxis simplificada y de </w:t>
      </w:r>
      <w:r w:rsidR="00F25C7A">
        <w:t>una biblioteca sencilla</w:t>
      </w:r>
      <w:r w:rsidR="009B0EBD">
        <w:t xml:space="preserve"> para generación de gráficos.</w:t>
      </w:r>
      <w:r w:rsidR="009A7239">
        <w:t xml:space="preserve"> </w:t>
      </w:r>
    </w:p>
    <w:p w:rsidR="009A7239" w:rsidRDefault="009A7239" w:rsidP="009707F6">
      <w:pPr>
        <w:pStyle w:val="AgustinTexto"/>
      </w:pPr>
    </w:p>
    <w:p w:rsidR="00120242" w:rsidRDefault="009A7239" w:rsidP="009707F6">
      <w:pPr>
        <w:pStyle w:val="AgustinTexto"/>
      </w:pPr>
      <w:r>
        <w:t>Más adelante podemos apreciar un extracto de código de Processing viendo la similitud con el código Arduino. Al correr este ejemplo podemos observar como renderiza visualmente el código en el visor (</w:t>
      </w:r>
      <w:r>
        <w:fldChar w:fldCharType="begin"/>
      </w:r>
      <w:r>
        <w:instrText xml:space="preserve"> REF _Ref506651961 \h </w:instrText>
      </w:r>
      <w:r w:rsidR="009707F6">
        <w:instrText xml:space="preserve"> \* MERGEFORMAT </w:instrText>
      </w:r>
      <w:r>
        <w:fldChar w:fldCharType="separate"/>
      </w:r>
      <w:r>
        <w:t xml:space="preserve">Ilustración </w:t>
      </w:r>
      <w:r>
        <w:rPr>
          <w:noProof/>
        </w:rPr>
        <w:t>5</w:t>
      </w:r>
      <w:r>
        <w:t xml:space="preserve"> - Processing ejemplo</w:t>
      </w:r>
      <w:r>
        <w:fldChar w:fldCharType="end"/>
      </w:r>
      <w:r>
        <w:t>)</w:t>
      </w:r>
    </w:p>
    <w:p w:rsidR="00120242" w:rsidRDefault="00120242">
      <w:pPr>
        <w:rPr>
          <w:rFonts w:ascii="Arial" w:hAnsi="Arial" w:cs="Arial"/>
          <w:color w:val="666666"/>
          <w:sz w:val="24"/>
          <w:szCs w:val="24"/>
        </w:rPr>
      </w:pPr>
    </w:p>
    <w:p w:rsidR="00DE712F" w:rsidRDefault="00DE712F">
      <w:pPr>
        <w:rPr>
          <w:rFonts w:ascii="Arial" w:hAnsi="Arial" w:cs="Arial"/>
          <w:color w:val="666666"/>
          <w:sz w:val="24"/>
          <w:szCs w:val="24"/>
        </w:rPr>
      </w:pPr>
    </w:p>
    <w:p w:rsidR="00DE712F" w:rsidRDefault="00DE712F">
      <w:pPr>
        <w:rPr>
          <w:rFonts w:ascii="Arial" w:hAnsi="Arial" w:cs="Arial"/>
          <w:color w:val="666666"/>
          <w:sz w:val="24"/>
          <w:szCs w:val="24"/>
        </w:rPr>
      </w:pP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569CD6"/>
          <w:sz w:val="21"/>
          <w:szCs w:val="21"/>
          <w:lang w:val="en-US" w:eastAsia="en-US"/>
        </w:rPr>
        <w:t>void</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setup</w:t>
      </w:r>
      <w:r w:rsidRPr="009A7239">
        <w:rPr>
          <w:rFonts w:ascii="Consolas" w:eastAsia="Times New Roman" w:hAnsi="Consolas" w:cs="Times New Roman"/>
          <w:color w:val="D4D4D4"/>
          <w:sz w:val="21"/>
          <w:szCs w:val="21"/>
          <w:lang w:val="en-US" w:eastAsia="en-US"/>
        </w:rPr>
        <w:t>() {</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size</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480</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120</w:t>
      </w:r>
      <w:r w:rsidRPr="009A7239">
        <w:rPr>
          <w:rFonts w:ascii="Consolas" w:eastAsia="Times New Roman" w:hAnsi="Consolas" w:cs="Times New Roman"/>
          <w:color w:val="D4D4D4"/>
          <w:sz w:val="21"/>
          <w:szCs w:val="21"/>
          <w:lang w:val="en-US" w:eastAsia="en-US"/>
        </w:rPr>
        <w:t>);</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569CD6"/>
          <w:sz w:val="21"/>
          <w:szCs w:val="21"/>
          <w:lang w:val="en-US" w:eastAsia="en-US"/>
        </w:rPr>
        <w:t>void</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draw</w:t>
      </w:r>
      <w:r w:rsidRPr="009A7239">
        <w:rPr>
          <w:rFonts w:ascii="Consolas" w:eastAsia="Times New Roman" w:hAnsi="Consolas" w:cs="Times New Roman"/>
          <w:color w:val="D4D4D4"/>
          <w:sz w:val="21"/>
          <w:szCs w:val="21"/>
          <w:lang w:val="en-US" w:eastAsia="en-US"/>
        </w:rPr>
        <w:t>() {</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C586C0"/>
          <w:sz w:val="21"/>
          <w:szCs w:val="21"/>
          <w:lang w:val="en-US" w:eastAsia="en-US"/>
        </w:rPr>
        <w:t>if</w:t>
      </w:r>
      <w:r w:rsidRPr="009A7239">
        <w:rPr>
          <w:rFonts w:ascii="Consolas" w:eastAsia="Times New Roman" w:hAnsi="Consolas" w:cs="Times New Roman"/>
          <w:color w:val="D4D4D4"/>
          <w:sz w:val="21"/>
          <w:szCs w:val="21"/>
          <w:lang w:val="en-US" w:eastAsia="en-US"/>
        </w:rPr>
        <w:t xml:space="preserve"> (</w:t>
      </w:r>
      <w:proofErr w:type="spellStart"/>
      <w:r w:rsidRPr="009A7239">
        <w:rPr>
          <w:rFonts w:ascii="Consolas" w:eastAsia="Times New Roman" w:hAnsi="Consolas" w:cs="Times New Roman"/>
          <w:color w:val="D4D4D4"/>
          <w:sz w:val="21"/>
          <w:szCs w:val="21"/>
          <w:lang w:val="en-US" w:eastAsia="en-US"/>
        </w:rPr>
        <w:t>mousePressed</w:t>
      </w:r>
      <w:proofErr w:type="spellEnd"/>
      <w:r w:rsidRPr="009A7239">
        <w:rPr>
          <w:rFonts w:ascii="Consolas" w:eastAsia="Times New Roman" w:hAnsi="Consolas" w:cs="Times New Roman"/>
          <w:color w:val="D4D4D4"/>
          <w:sz w:val="21"/>
          <w:szCs w:val="21"/>
          <w:lang w:val="en-US" w:eastAsia="en-US"/>
        </w:rPr>
        <w:t>) {</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fill</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0</w:t>
      </w:r>
      <w:r w:rsidRPr="009A7239">
        <w:rPr>
          <w:rFonts w:ascii="Consolas" w:eastAsia="Times New Roman" w:hAnsi="Consolas" w:cs="Times New Roman"/>
          <w:color w:val="D4D4D4"/>
          <w:sz w:val="21"/>
          <w:szCs w:val="21"/>
          <w:lang w:val="en-US" w:eastAsia="en-US"/>
        </w:rPr>
        <w:t>);</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 </w:t>
      </w:r>
      <w:r w:rsidRPr="009A7239">
        <w:rPr>
          <w:rFonts w:ascii="Consolas" w:eastAsia="Times New Roman" w:hAnsi="Consolas" w:cs="Times New Roman"/>
          <w:color w:val="C586C0"/>
          <w:sz w:val="21"/>
          <w:szCs w:val="21"/>
          <w:lang w:val="en-US" w:eastAsia="en-US"/>
        </w:rPr>
        <w:t>else</w:t>
      </w:r>
      <w:r w:rsidRPr="009A7239">
        <w:rPr>
          <w:rFonts w:ascii="Consolas" w:eastAsia="Times New Roman" w:hAnsi="Consolas" w:cs="Times New Roman"/>
          <w:color w:val="D4D4D4"/>
          <w:sz w:val="21"/>
          <w:szCs w:val="21"/>
          <w:lang w:val="en-US" w:eastAsia="en-US"/>
        </w:rPr>
        <w:t xml:space="preserve"> {</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fill</w:t>
      </w:r>
      <w:r w:rsidRPr="009A7239">
        <w:rPr>
          <w:rFonts w:ascii="Consolas" w:eastAsia="Times New Roman" w:hAnsi="Consolas" w:cs="Times New Roman"/>
          <w:color w:val="D4D4D4"/>
          <w:sz w:val="21"/>
          <w:szCs w:val="21"/>
          <w:lang w:val="en-US" w:eastAsia="en-US"/>
        </w:rPr>
        <w:t>(</w:t>
      </w:r>
      <w:r w:rsidRPr="009A7239">
        <w:rPr>
          <w:rFonts w:ascii="Consolas" w:eastAsia="Times New Roman" w:hAnsi="Consolas" w:cs="Times New Roman"/>
          <w:color w:val="B5CEA8"/>
          <w:sz w:val="21"/>
          <w:szCs w:val="21"/>
          <w:lang w:val="en-US" w:eastAsia="en-US"/>
        </w:rPr>
        <w:t>255</w:t>
      </w:r>
      <w:r w:rsidRPr="009A7239">
        <w:rPr>
          <w:rFonts w:ascii="Consolas" w:eastAsia="Times New Roman" w:hAnsi="Consolas" w:cs="Times New Roman"/>
          <w:color w:val="D4D4D4"/>
          <w:sz w:val="21"/>
          <w:szCs w:val="21"/>
          <w:lang w:val="en-US" w:eastAsia="en-US"/>
        </w:rPr>
        <w:t>);</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p>
    <w:p w:rsid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DCDCAA"/>
          <w:sz w:val="21"/>
          <w:szCs w:val="21"/>
          <w:lang w:val="en-US" w:eastAsia="en-US"/>
        </w:rPr>
        <w:t>ellipse</w:t>
      </w:r>
      <w:r w:rsidRPr="009A7239">
        <w:rPr>
          <w:rFonts w:ascii="Consolas" w:eastAsia="Times New Roman" w:hAnsi="Consolas" w:cs="Times New Roman"/>
          <w:color w:val="D4D4D4"/>
          <w:sz w:val="21"/>
          <w:szCs w:val="21"/>
          <w:lang w:val="en-US" w:eastAsia="en-US"/>
        </w:rPr>
        <w:t>(</w:t>
      </w:r>
      <w:proofErr w:type="spellStart"/>
      <w:r w:rsidRPr="009A7239">
        <w:rPr>
          <w:rFonts w:ascii="Consolas" w:eastAsia="Times New Roman" w:hAnsi="Consolas" w:cs="Times New Roman"/>
          <w:color w:val="D4D4D4"/>
          <w:sz w:val="21"/>
          <w:szCs w:val="21"/>
          <w:lang w:val="en-US" w:eastAsia="en-US"/>
        </w:rPr>
        <w:t>mouseX</w:t>
      </w:r>
      <w:proofErr w:type="spellEnd"/>
      <w:r w:rsidRPr="009A7239">
        <w:rPr>
          <w:rFonts w:ascii="Consolas" w:eastAsia="Times New Roman" w:hAnsi="Consolas" w:cs="Times New Roman"/>
          <w:color w:val="D4D4D4"/>
          <w:sz w:val="21"/>
          <w:szCs w:val="21"/>
          <w:lang w:val="en-US" w:eastAsia="en-US"/>
        </w:rPr>
        <w:t xml:space="preserve">, </w:t>
      </w:r>
      <w:proofErr w:type="spellStart"/>
      <w:r w:rsidRPr="009A7239">
        <w:rPr>
          <w:rFonts w:ascii="Consolas" w:eastAsia="Times New Roman" w:hAnsi="Consolas" w:cs="Times New Roman"/>
          <w:color w:val="D4D4D4"/>
          <w:sz w:val="21"/>
          <w:szCs w:val="21"/>
          <w:lang w:val="en-US" w:eastAsia="en-US"/>
        </w:rPr>
        <w:t>mouseY</w:t>
      </w:r>
      <w:proofErr w:type="spellEnd"/>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80</w:t>
      </w:r>
      <w:r w:rsidRPr="009A7239">
        <w:rPr>
          <w:rFonts w:ascii="Consolas" w:eastAsia="Times New Roman" w:hAnsi="Consolas" w:cs="Times New Roman"/>
          <w:color w:val="D4D4D4"/>
          <w:sz w:val="21"/>
          <w:szCs w:val="21"/>
          <w:lang w:val="en-US" w:eastAsia="en-US"/>
        </w:rPr>
        <w:t xml:space="preserve">, </w:t>
      </w:r>
      <w:r w:rsidRPr="009A7239">
        <w:rPr>
          <w:rFonts w:ascii="Consolas" w:eastAsia="Times New Roman" w:hAnsi="Consolas" w:cs="Times New Roman"/>
          <w:color w:val="B5CEA8"/>
          <w:sz w:val="21"/>
          <w:szCs w:val="21"/>
          <w:lang w:val="en-US" w:eastAsia="en-US"/>
        </w:rPr>
        <w:t>80</w:t>
      </w:r>
      <w:r w:rsidRPr="009A7239">
        <w:rPr>
          <w:rFonts w:ascii="Consolas" w:eastAsia="Times New Roman" w:hAnsi="Consolas" w:cs="Times New Roman"/>
          <w:color w:val="D4D4D4"/>
          <w:sz w:val="21"/>
          <w:szCs w:val="21"/>
          <w:lang w:val="en-US" w:eastAsia="en-US"/>
        </w:rPr>
        <w:t>);</w:t>
      </w: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p>
    <w:p w:rsidR="009A7239" w:rsidRPr="009A7239" w:rsidRDefault="009A7239" w:rsidP="009A7239">
      <w:pPr>
        <w:shd w:val="clear" w:color="auto" w:fill="1E1E1E"/>
        <w:spacing w:line="285" w:lineRule="atLeast"/>
        <w:jc w:val="left"/>
        <w:rPr>
          <w:rFonts w:ascii="Consolas" w:eastAsia="Times New Roman" w:hAnsi="Consolas" w:cs="Times New Roman"/>
          <w:color w:val="D4D4D4"/>
          <w:sz w:val="21"/>
          <w:szCs w:val="21"/>
          <w:lang w:val="en-US" w:eastAsia="en-US"/>
        </w:rPr>
      </w:pPr>
      <w:r w:rsidRPr="009A7239">
        <w:rPr>
          <w:rFonts w:ascii="Consolas" w:eastAsia="Times New Roman" w:hAnsi="Consolas" w:cs="Times New Roman"/>
          <w:color w:val="D4D4D4"/>
          <w:sz w:val="21"/>
          <w:szCs w:val="21"/>
          <w:lang w:val="en-US" w:eastAsia="en-US"/>
        </w:rPr>
        <w:t>}</w:t>
      </w:r>
    </w:p>
    <w:p w:rsidR="009A7239" w:rsidRDefault="009A7239">
      <w:pPr>
        <w:rPr>
          <w:rFonts w:ascii="Arial" w:hAnsi="Arial" w:cs="Arial"/>
          <w:color w:val="666666"/>
          <w:sz w:val="24"/>
          <w:szCs w:val="24"/>
        </w:rPr>
      </w:pPr>
    </w:p>
    <w:p w:rsidR="009A7239" w:rsidRDefault="009A7239" w:rsidP="009A7239">
      <w:pPr>
        <w:keepNext/>
      </w:pPr>
      <w:r>
        <w:rPr>
          <w:noProof/>
          <w:lang w:val="en-US" w:eastAsia="en-US"/>
        </w:rPr>
        <w:drawing>
          <wp:inline distT="0" distB="0" distL="0" distR="0" wp14:anchorId="22BB7FB3" wp14:editId="3868AD32">
            <wp:extent cx="4572000" cy="1141095"/>
            <wp:effectExtent l="0" t="0" r="0" b="1905"/>
            <wp:docPr id="2" name="Imagen 2" descr="https://processing.org/tutorials/gettingstarted/imgs/Ex_02_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cessing.org/tutorials/gettingstarted/imgs/Ex_02_0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141095"/>
                    </a:xfrm>
                    <a:prstGeom prst="rect">
                      <a:avLst/>
                    </a:prstGeom>
                    <a:noFill/>
                    <a:ln>
                      <a:noFill/>
                    </a:ln>
                  </pic:spPr>
                </pic:pic>
              </a:graphicData>
            </a:graphic>
          </wp:inline>
        </w:drawing>
      </w:r>
    </w:p>
    <w:p w:rsidR="009A7239" w:rsidRDefault="009A7239" w:rsidP="009A7239">
      <w:pPr>
        <w:pStyle w:val="Descripcin"/>
        <w:jc w:val="both"/>
      </w:pPr>
      <w:bookmarkStart w:id="40" w:name="_Ref506651961"/>
      <w:r>
        <w:t xml:space="preserve">Ilustración </w:t>
      </w:r>
      <w:r w:rsidR="003D198B">
        <w:fldChar w:fldCharType="begin"/>
      </w:r>
      <w:r w:rsidR="003D198B">
        <w:instrText xml:space="preserve"> SEQ Ilustración \* ARABIC </w:instrText>
      </w:r>
      <w:r w:rsidR="003D198B">
        <w:fldChar w:fldCharType="separate"/>
      </w:r>
      <w:r>
        <w:rPr>
          <w:noProof/>
        </w:rPr>
        <w:t>5</w:t>
      </w:r>
      <w:r w:rsidR="003D198B">
        <w:rPr>
          <w:noProof/>
        </w:rPr>
        <w:fldChar w:fldCharType="end"/>
      </w:r>
      <w:r>
        <w:t xml:space="preserve"> - Processing ejemplo</w:t>
      </w:r>
      <w:bookmarkEnd w:id="40"/>
    </w:p>
    <w:p w:rsidR="00120242" w:rsidRDefault="009B0EBD">
      <w:pPr>
        <w:pStyle w:val="Ttulo2"/>
        <w:rPr>
          <w:b/>
          <w:sz w:val="32"/>
          <w:szCs w:val="32"/>
        </w:rPr>
      </w:pPr>
      <w:bookmarkStart w:id="41" w:name="_Toc504153897"/>
      <w:r>
        <w:rPr>
          <w:b/>
          <w:sz w:val="32"/>
          <w:szCs w:val="32"/>
        </w:rPr>
        <w:t>3.</w:t>
      </w:r>
      <w:bookmarkStart w:id="42" w:name="_Toc504153898"/>
      <w:bookmarkEnd w:id="41"/>
      <w:r>
        <w:rPr>
          <w:b/>
          <w:sz w:val="32"/>
          <w:szCs w:val="32"/>
        </w:rPr>
        <w:t>2.3 Fritzing</w:t>
      </w:r>
      <w:bookmarkEnd w:id="42"/>
      <w:r>
        <w:rPr>
          <w:b/>
          <w:sz w:val="32"/>
          <w:szCs w:val="32"/>
        </w:rPr>
        <w:t xml:space="preserve"> </w:t>
      </w:r>
    </w:p>
    <w:p w:rsidR="00120242" w:rsidRDefault="00120242">
      <w:pPr>
        <w:rPr>
          <w:rFonts w:ascii="Arial" w:hAnsi="Arial" w:cs="Arial"/>
          <w:sz w:val="24"/>
          <w:szCs w:val="24"/>
          <w:highlight w:val="yellow"/>
        </w:rPr>
      </w:pPr>
    </w:p>
    <w:p w:rsidR="00120242" w:rsidRPr="00946A4E" w:rsidRDefault="009B0EBD" w:rsidP="00886EB4">
      <w:pPr>
        <w:pStyle w:val="AgustinTexto"/>
        <w:spacing w:before="240"/>
        <w:pPrChange w:id="43" w:author="Nahuel Defossé" w:date="2018-03-01T13:54:00Z">
          <w:pPr>
            <w:pStyle w:val="AgustinTexto"/>
          </w:pPr>
        </w:pPrChange>
      </w:pPr>
      <w:commentRangeStart w:id="44"/>
      <w:commentRangeStart w:id="45"/>
      <w:r>
        <w:t xml:space="preserve">El entorno </w:t>
      </w:r>
      <w:r w:rsidR="00F25C7A">
        <w:t xml:space="preserve">de software </w:t>
      </w:r>
      <w:r>
        <w:t>Fritzing ayuda a los diseñadores y artistas a documentar sus prototipos interactivos y dar paso en la creación de prototipos físicos al producto real.</w:t>
      </w:r>
      <w:commentRangeEnd w:id="44"/>
      <w:r>
        <w:commentReference w:id="44"/>
      </w:r>
      <w:commentRangeEnd w:id="45"/>
      <w:r w:rsidR="00F25C7A">
        <w:rPr>
          <w:rStyle w:val="Refdecomentario"/>
        </w:rPr>
        <w:commentReference w:id="45"/>
      </w:r>
      <w:r>
        <w:t xml:space="preserve"> Como podemos apreciar en la siguiente ilustració</w:t>
      </w:r>
      <w:r w:rsidRPr="00946A4E">
        <w:t>n (</w:t>
      </w:r>
      <w:r w:rsidRPr="00946A4E">
        <w:fldChar w:fldCharType="begin"/>
      </w:r>
      <w:r w:rsidRPr="00946A4E">
        <w:instrText xml:space="preserve"> REF _Ref502097139 \h </w:instrText>
      </w:r>
      <w:r w:rsidR="009707F6">
        <w:instrText xml:space="preserve"> \* MERGEFORMAT </w:instrText>
      </w:r>
      <w:r w:rsidRPr="00946A4E">
        <w:fldChar w:fldCharType="separate"/>
      </w:r>
      <w:r w:rsidRPr="00946A4E">
        <w:t>Ilustración 12 - Entorno Fritzing</w:t>
      </w:r>
      <w:r w:rsidRPr="00946A4E">
        <w:fldChar w:fldCharType="end"/>
      </w:r>
      <w:r w:rsidRPr="00946A4E">
        <w:t>), permite arrastrar componentes y generar un sketch.</w:t>
      </w:r>
      <w:r w:rsidR="00946A4E" w:rsidRPr="00946A4E">
        <w:t xml:space="preserve"> Fritzing </w:t>
      </w:r>
      <w:r w:rsidR="00B40398" w:rsidRPr="00946A4E">
        <w:t>es creado</w:t>
      </w:r>
      <w:r w:rsidR="00946A4E" w:rsidRPr="00946A4E">
        <w:t xml:space="preserve"> bajo los principios de Processing y Arduino, y permite </w:t>
      </w:r>
      <w:r w:rsidR="00B40398">
        <w:t xml:space="preserve">a los usuarios </w:t>
      </w:r>
      <w:r w:rsidR="009707F6">
        <w:t xml:space="preserve">a </w:t>
      </w:r>
      <w:r w:rsidR="009707F6" w:rsidRPr="00946A4E">
        <w:t>documentar</w:t>
      </w:r>
      <w:r w:rsidR="00946A4E" w:rsidRPr="00946A4E">
        <w:t xml:space="preserve"> sus prototipos basados en Arduino y crear esquemas de circuitos impresos para su posterior fabricación</w:t>
      </w:r>
    </w:p>
    <w:p w:rsidR="00120242" w:rsidRDefault="00120242">
      <w:pPr>
        <w:rPr>
          <w:rFonts w:ascii="Arial" w:hAnsi="Arial" w:cs="Arial"/>
          <w:sz w:val="24"/>
          <w:szCs w:val="24"/>
        </w:rPr>
      </w:pPr>
    </w:p>
    <w:p w:rsidR="00120242" w:rsidRDefault="009B0EBD">
      <w:pPr>
        <w:keepNext/>
        <w:jc w:val="center"/>
      </w:pPr>
      <w:r>
        <w:rPr>
          <w:noProof/>
          <w:lang w:val="en-US" w:eastAsia="en-US"/>
        </w:rPr>
        <w:drawing>
          <wp:inline distT="0" distB="0" distL="0" distR="0" wp14:anchorId="613A283C" wp14:editId="0F26627D">
            <wp:extent cx="4038599" cy="2753758"/>
            <wp:effectExtent l="0" t="0" r="0" b="8890"/>
            <wp:docPr id="1033" name="Image1" descr="http://fritzing.org/static/img/fritzing-preview-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4038599" cy="2753758"/>
                    </a:xfrm>
                    <a:prstGeom prst="rect">
                      <a:avLst/>
                    </a:prstGeom>
                  </pic:spPr>
                </pic:pic>
              </a:graphicData>
            </a:graphic>
          </wp:inline>
        </w:drawing>
      </w:r>
    </w:p>
    <w:p w:rsidR="00120242" w:rsidRDefault="009B0EBD">
      <w:pPr>
        <w:pStyle w:val="Descripcin"/>
        <w:jc w:val="center"/>
      </w:pPr>
      <w:bookmarkStart w:id="46" w:name="_Ref502097139"/>
      <w:bookmarkStart w:id="47" w:name="_Toc504153978"/>
      <w:r>
        <w:t xml:space="preserve">Ilustración </w:t>
      </w:r>
      <w:r w:rsidR="003D198B">
        <w:fldChar w:fldCharType="begin"/>
      </w:r>
      <w:r w:rsidR="003D198B">
        <w:instrText xml:space="preserve"> SEQ Ilustración \* ARABIC </w:instrText>
      </w:r>
      <w:r w:rsidR="003D198B">
        <w:fldChar w:fldCharType="separate"/>
      </w:r>
      <w:r w:rsidR="009A7239">
        <w:rPr>
          <w:noProof/>
        </w:rPr>
        <w:t>6</w:t>
      </w:r>
      <w:r w:rsidR="003D198B">
        <w:rPr>
          <w:noProof/>
        </w:rPr>
        <w:fldChar w:fldCharType="end"/>
      </w:r>
      <w:r>
        <w:t xml:space="preserve"> - Entorno Fritzing</w:t>
      </w:r>
      <w:bookmarkEnd w:id="46"/>
      <w:bookmarkEnd w:id="47"/>
    </w:p>
    <w:p w:rsidR="00120242" w:rsidRDefault="009B0EBD">
      <w:pPr>
        <w:pStyle w:val="Ttulo2"/>
        <w:rPr>
          <w:b/>
          <w:sz w:val="32"/>
          <w:szCs w:val="32"/>
        </w:rPr>
      </w:pPr>
      <w:bookmarkStart w:id="48" w:name="_Toc504153900"/>
      <w:r>
        <w:rPr>
          <w:b/>
          <w:sz w:val="32"/>
          <w:szCs w:val="32"/>
        </w:rPr>
        <w:t xml:space="preserve">3.3 </w:t>
      </w:r>
      <w:bookmarkEnd w:id="48"/>
      <w:r>
        <w:rPr>
          <w:b/>
          <w:sz w:val="32"/>
          <w:szCs w:val="32"/>
        </w:rPr>
        <w:t>Características generales de la plataforma</w:t>
      </w:r>
    </w:p>
    <w:p w:rsidR="00120242" w:rsidRDefault="00120242"/>
    <w:p w:rsidR="00120242" w:rsidRDefault="009B0EBD" w:rsidP="009707F6">
      <w:pPr>
        <w:pStyle w:val="AgustinTexto"/>
        <w:numPr>
          <w:ilvl w:val="0"/>
          <w:numId w:val="9"/>
        </w:numPr>
      </w:pPr>
      <w:r>
        <w:t>Arduino es una plataforma de hardware libre, basada en una placa con un microcontrolador y un entorno de desarrollo, diseñada para facilitar el uso de la electrónica en proyectos multidisciplinares.</w:t>
      </w:r>
    </w:p>
    <w:p w:rsidR="00120242" w:rsidRDefault="009B0EBD" w:rsidP="009707F6">
      <w:pPr>
        <w:pStyle w:val="AgustinTexto"/>
        <w:numPr>
          <w:ilvl w:val="0"/>
          <w:numId w:val="9"/>
        </w:numPr>
      </w:pPr>
      <w:r>
        <w:t>Arduino es una plataforma de hardware abierto que facilita la programación de un microcontrolador. Los microcontroladores nos rodean en nuestra vida diaria, usan los sensores para ecuchar el mundo físico y los actuadores para interactuar con el mismo. Los microcontroladores leen sobre los sensores y escriben sobre los actuadores.</w:t>
      </w:r>
    </w:p>
    <w:p w:rsidR="00120242" w:rsidRDefault="00120242"/>
    <w:p w:rsidR="00120242" w:rsidRDefault="00120242"/>
    <w:p w:rsidR="009707F6" w:rsidRDefault="009707F6">
      <w:pPr>
        <w:spacing w:after="160" w:line="259" w:lineRule="auto"/>
        <w:jc w:val="left"/>
        <w:rPr>
          <w:rFonts w:ascii="Arial" w:hAnsi="Arial" w:cs="Arial"/>
          <w:sz w:val="24"/>
          <w:szCs w:val="24"/>
        </w:rPr>
      </w:pPr>
      <w:r>
        <w:rPr>
          <w:rFonts w:ascii="Arial" w:hAnsi="Arial" w:cs="Arial"/>
          <w:sz w:val="24"/>
          <w:szCs w:val="24"/>
        </w:rPr>
        <w:br w:type="page"/>
      </w:r>
    </w:p>
    <w:p w:rsidR="00120242" w:rsidRDefault="009B0EBD" w:rsidP="00F12D08">
      <w:pPr>
        <w:pStyle w:val="AgustinTexto"/>
      </w:pPr>
      <w:r>
        <w:t>La plataforma consiste en una placa de circuito impreso con un microcontrolador, usualmente Atmel AVR, puertos digitales y analógicos de entrada/salida los cuales pueden conectarse a placas de expansión (</w:t>
      </w:r>
      <w:commentRangeStart w:id="49"/>
      <w:commentRangeStart w:id="50"/>
      <w:r>
        <w:rPr>
          <w:i/>
        </w:rPr>
        <w:t>shields</w:t>
      </w:r>
      <w:commentRangeEnd w:id="49"/>
      <w:r>
        <w:rPr>
          <w:rStyle w:val="Refdecomentario"/>
          <w:i/>
        </w:rPr>
        <w:commentReference w:id="49"/>
      </w:r>
      <w:commentRangeEnd w:id="50"/>
      <w:r>
        <w:rPr>
          <w:rStyle w:val="Refdecomentario"/>
        </w:rPr>
        <w:commentReference w:id="50"/>
      </w:r>
      <w:r>
        <w:t>), que amplían las características de funcionamiento de la placa Arduino. Asimismo, posee un puerto de conexión USB desde donde se puede alimentar la placa y establecer comunicación con el computador.</w:t>
      </w:r>
    </w:p>
    <w:p w:rsidR="00F12D08" w:rsidRDefault="00F12D08" w:rsidP="00F12D08">
      <w:pPr>
        <w:pStyle w:val="AgustinTexto"/>
      </w:pPr>
    </w:p>
    <w:p w:rsidR="00120242" w:rsidRDefault="009B0EBD" w:rsidP="00F12D08">
      <w:pPr>
        <w:pStyle w:val="AgustinTexto"/>
      </w:pPr>
      <w:r>
        <w:t>L</w:t>
      </w:r>
      <w:ins w:id="51" w:author="Nahuel Defossé" w:date="2018-03-01T13:59:00Z">
        <w:r w:rsidR="00043F75">
          <w:t xml:space="preserve">as placas </w:t>
        </w:r>
      </w:ins>
      <w:del w:id="52" w:author="Nahuel Defossé" w:date="2018-03-01T13:59:00Z">
        <w:r w:rsidDel="00043F75">
          <w:delText xml:space="preserve">os puertos serie que cuentan las distintas plataformas </w:delText>
        </w:r>
      </w:del>
      <w:r>
        <w:t xml:space="preserve">Arduino </w:t>
      </w:r>
      <w:del w:id="53" w:author="Nahuel Defossé" w:date="2018-03-01T14:00:00Z">
        <w:r w:rsidDel="00043F75">
          <w:delText xml:space="preserve">presentan </w:delText>
        </w:r>
      </w:del>
      <w:ins w:id="54" w:author="Nahuel Defossé" w:date="2018-03-01T14:00:00Z">
        <w:r w:rsidR="00043F75">
          <w:t xml:space="preserve">además incluyen </w:t>
        </w:r>
      </w:ins>
      <w:r>
        <w:t xml:space="preserve">puertos </w:t>
      </w:r>
      <w:del w:id="55" w:author="Nahuel Defossé" w:date="2018-03-01T13:59:00Z">
        <w:r w:rsidDel="00043F75">
          <w:delText>de</w:delText>
        </w:r>
      </w:del>
      <w:r>
        <w:t xml:space="preserve"> serie</w:t>
      </w:r>
      <w:del w:id="56" w:author="Nahuel Defossé" w:date="2018-03-01T14:00:00Z">
        <w:r w:rsidDel="00043F75">
          <w:delText xml:space="preserve"> </w:delText>
        </w:r>
      </w:del>
      <w:ins w:id="57" w:author="Nahuel Defossé" w:date="2018-03-01T14:00:00Z">
        <w:r w:rsidR="00043F75">
          <w:t>, uno de ellos asociado a la conexión USB a la computadora a través de una UART</w:t>
        </w:r>
      </w:ins>
      <w:ins w:id="58" w:author="Nahuel Defossé" w:date="2018-03-01T14:02:00Z">
        <w:r w:rsidR="00043F75">
          <w:rPr>
            <w:rStyle w:val="Refdenotaalfinal"/>
          </w:rPr>
          <w:endnoteReference w:id="2"/>
        </w:r>
      </w:ins>
      <w:del w:id="63" w:author="Nahuel Defossé" w:date="2018-03-01T14:00:00Z">
        <w:r w:rsidDel="00043F75">
          <w:delText>como UART</w:delText>
        </w:r>
      </w:del>
      <w:r>
        <w:t xml:space="preserve">. </w:t>
      </w:r>
      <w:moveFromRangeStart w:id="64" w:author="Nahuel Defossé" w:date="2018-03-01T14:02:00Z" w:name="move507676272"/>
      <w:moveFrom w:id="65" w:author="Nahuel Defossé" w:date="2018-03-01T14:02:00Z">
        <w:r w:rsidDel="00043F75">
          <w:t>La UART (universally asynchronous receiver/transmitter) es una unidad que incorporan ciertos procesadores, encargada de realizar la conversión de los datos a una secuencia de bits y transmitirlos o recibirlos a una velocidad determinada.</w:t>
        </w:r>
      </w:moveFrom>
      <w:moveFromRangeEnd w:id="64"/>
    </w:p>
    <w:p w:rsidR="00F12D08" w:rsidRDefault="00F12D08" w:rsidP="00F12D08">
      <w:pPr>
        <w:pStyle w:val="AgustinTexto"/>
      </w:pPr>
    </w:p>
    <w:p w:rsidR="00120242" w:rsidRDefault="009B0EBD" w:rsidP="00F12D08">
      <w:pPr>
        <w:pStyle w:val="AgustinTexto"/>
      </w:pPr>
      <w:r>
        <w:t>Por otro lado, también opera en nivel TTL (transistor-transistor logic). Esto significa que la comunicación se realiza mediante variaciones en la señal entre 0V y Vcc (donde Vcc suele ser 3.3V o 5V). Por el contrario, otros sistemas de transmisión emplean variaciones de voltaje de -Vcc a +Vcc (por ejemplo, los puertos RS-232 típicamente varían entre -13V a 13V).</w:t>
      </w:r>
    </w:p>
    <w:p w:rsidR="00F12D08" w:rsidRDefault="00F12D08" w:rsidP="00F12D08">
      <w:pPr>
        <w:pStyle w:val="AgustinTexto"/>
      </w:pPr>
    </w:p>
    <w:p w:rsidR="00120242" w:rsidRDefault="009B0EBD" w:rsidP="00F12D08">
      <w:pPr>
        <w:pStyle w:val="AgustinTexto"/>
      </w:pPr>
      <w:r>
        <w:t>Como podemos observar en la siguiente ilustración (</w:t>
      </w:r>
      <w:r>
        <w:fldChar w:fldCharType="begin"/>
      </w:r>
      <w:r>
        <w:instrText xml:space="preserve"> REF _Ref502097155 \h </w:instrText>
      </w:r>
      <w:r w:rsidR="00F12D08">
        <w:instrText xml:space="preserve"> \* MERGEFORMAT </w:instrText>
      </w:r>
      <w:r>
        <w:fldChar w:fldCharType="separate"/>
      </w:r>
      <w:r>
        <w:t xml:space="preserve">Ilustración </w:t>
      </w:r>
      <w:r>
        <w:rPr>
          <w:noProof/>
        </w:rPr>
        <w:t>13</w:t>
      </w:r>
      <w:r>
        <w:t xml:space="preserve"> - Ejemplo serie</w:t>
      </w:r>
      <w:r>
        <w:fldChar w:fldCharType="end"/>
      </w:r>
      <w:r>
        <w:t xml:space="preserve">), se realiza una comunicación serie a (9600 bps) imprimiendo un contador. La zona marcada con rojo, es un botón que al presionarlo nos permite acceder a la terminal y ver el flujo serie seteando el clock correspondiente. </w:t>
      </w:r>
    </w:p>
    <w:p w:rsidR="00120242" w:rsidRDefault="00120242">
      <w:pPr>
        <w:rPr>
          <w:rFonts w:ascii="Arial" w:hAnsi="Arial" w:cs="Arial"/>
          <w:sz w:val="24"/>
          <w:szCs w:val="24"/>
        </w:rPr>
      </w:pPr>
    </w:p>
    <w:p w:rsidR="00120242" w:rsidRDefault="009B0EBD">
      <w:pPr>
        <w:keepNext/>
        <w:jc w:val="center"/>
      </w:pPr>
      <w:r>
        <w:rPr>
          <w:noProof/>
          <w:lang w:val="en-US" w:eastAsia="en-US"/>
        </w:rPr>
        <w:drawing>
          <wp:inline distT="0" distB="0" distL="0" distR="0" wp14:anchorId="4E9CFCF9" wp14:editId="77A1B2B2">
            <wp:extent cx="3635375" cy="4362450"/>
            <wp:effectExtent l="0" t="0" r="3175" b="0"/>
            <wp:docPr id="1034" name="Image1" descr="arduino-serial-monito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3635375" cy="4362450"/>
                    </a:xfrm>
                    <a:prstGeom prst="rect">
                      <a:avLst/>
                    </a:prstGeom>
                  </pic:spPr>
                </pic:pic>
              </a:graphicData>
            </a:graphic>
          </wp:inline>
        </w:drawing>
      </w:r>
    </w:p>
    <w:p w:rsidR="00120242" w:rsidRDefault="009B0EBD">
      <w:pPr>
        <w:pStyle w:val="Descripcin"/>
        <w:jc w:val="center"/>
      </w:pPr>
      <w:bookmarkStart w:id="66" w:name="_Ref502097155"/>
      <w:bookmarkStart w:id="67" w:name="_Toc504153979"/>
      <w:r>
        <w:t xml:space="preserve">Ilustración </w:t>
      </w:r>
      <w:r w:rsidR="003D198B">
        <w:fldChar w:fldCharType="begin"/>
      </w:r>
      <w:r w:rsidR="003D198B">
        <w:instrText xml:space="preserve"> SEQ Ilustración \* ARABIC </w:instrText>
      </w:r>
      <w:r w:rsidR="003D198B">
        <w:fldChar w:fldCharType="separate"/>
      </w:r>
      <w:r w:rsidR="009A7239">
        <w:rPr>
          <w:noProof/>
        </w:rPr>
        <w:t>7</w:t>
      </w:r>
      <w:r w:rsidR="003D198B">
        <w:rPr>
          <w:noProof/>
        </w:rPr>
        <w:fldChar w:fldCharType="end"/>
      </w:r>
      <w:r>
        <w:t xml:space="preserve"> - Ejemplo serie</w:t>
      </w:r>
      <w:bookmarkEnd w:id="66"/>
      <w:bookmarkEnd w:id="67"/>
    </w:p>
    <w:p w:rsidR="00120242" w:rsidRDefault="009B0EBD" w:rsidP="00F12D08">
      <w:pPr>
        <w:pStyle w:val="TituloAgustin"/>
      </w:pPr>
      <w:bookmarkStart w:id="68" w:name="_Toc504153902"/>
      <w:r>
        <w:t>3.4 Distintas plataformas para Arduino</w:t>
      </w:r>
      <w:bookmarkEnd w:id="68"/>
    </w:p>
    <w:p w:rsidR="00120242" w:rsidRDefault="00120242"/>
    <w:p w:rsidR="00120242" w:rsidRDefault="009B0EBD">
      <w:pPr>
        <w:keepNext/>
      </w:pPr>
      <w:r>
        <w:rPr>
          <w:noProof/>
          <w:lang w:val="en-US" w:eastAsia="en-US"/>
        </w:rPr>
        <w:drawing>
          <wp:inline distT="0" distB="0" distL="0" distR="0" wp14:anchorId="1151597E" wp14:editId="78E2EFF1">
            <wp:extent cx="4332401" cy="4294665"/>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6" cstate="print">
                      <a:extLst>
                        <a:ext uri="{28A0092B-C50C-407E-A947-70E740481C1C}">
                          <a14:useLocalDpi xmlns:a14="http://schemas.microsoft.com/office/drawing/2010/main" val="0"/>
                        </a:ext>
                      </a:extLst>
                    </a:blip>
                    <a:srcRect l="32039" t="18112" r="23937"/>
                    <a:stretch>
                      <a:fillRect/>
                    </a:stretch>
                  </pic:blipFill>
                  <pic:spPr>
                    <a:xfrm>
                      <a:off x="0" y="0"/>
                      <a:ext cx="4332401" cy="4294665"/>
                    </a:xfrm>
                    <a:prstGeom prst="rect">
                      <a:avLst/>
                    </a:prstGeom>
                  </pic:spPr>
                </pic:pic>
              </a:graphicData>
            </a:graphic>
          </wp:inline>
        </w:drawing>
      </w:r>
    </w:p>
    <w:p w:rsidR="00120242" w:rsidRDefault="009B0EBD">
      <w:pPr>
        <w:pStyle w:val="Descripcin"/>
        <w:jc w:val="center"/>
      </w:pPr>
      <w:bookmarkStart w:id="69" w:name="_Ref502097174"/>
      <w:bookmarkStart w:id="70" w:name="_Toc504153980"/>
      <w:r>
        <w:t xml:space="preserve">Ilustración </w:t>
      </w:r>
      <w:r w:rsidR="003D198B">
        <w:fldChar w:fldCharType="begin"/>
      </w:r>
      <w:r w:rsidR="003D198B">
        <w:instrText xml:space="preserve"> SEQ Ilustración \* ARABIC </w:instrText>
      </w:r>
      <w:r w:rsidR="003D198B">
        <w:fldChar w:fldCharType="separate"/>
      </w:r>
      <w:r w:rsidR="009A7239">
        <w:rPr>
          <w:noProof/>
        </w:rPr>
        <w:t>8</w:t>
      </w:r>
      <w:r w:rsidR="003D198B">
        <w:rPr>
          <w:noProof/>
        </w:rPr>
        <w:fldChar w:fldCharType="end"/>
      </w:r>
      <w:r>
        <w:t xml:space="preserve"> - Niveles de entrada a la plataforma Arduino</w:t>
      </w:r>
      <w:bookmarkEnd w:id="69"/>
      <w:bookmarkEnd w:id="70"/>
    </w:p>
    <w:p w:rsidR="00120242" w:rsidRDefault="009B0EBD">
      <w:pPr>
        <w:rPr>
          <w:rFonts w:ascii="Arial" w:hAnsi="Arial" w:cs="Arial"/>
          <w:sz w:val="24"/>
          <w:szCs w:val="24"/>
        </w:rPr>
      </w:pPr>
      <w:commentRangeStart w:id="71"/>
      <w:commentRangeEnd w:id="71"/>
      <w:r>
        <w:rPr>
          <w:rStyle w:val="Refdecomentario"/>
        </w:rPr>
        <w:commentReference w:id="71"/>
      </w:r>
    </w:p>
    <w:p w:rsidR="00120242" w:rsidRDefault="009B0EBD" w:rsidP="00F12D08">
      <w:pPr>
        <w:pStyle w:val="AgustinTexto"/>
      </w:pPr>
      <w:r>
        <w:t xml:space="preserve">Existe una gran variedad de productos Arduino, la compañía los cataloga, como se puede aprecias en </w:t>
      </w:r>
      <w:del w:id="72" w:author="Nahuel Defossé" w:date="2018-03-01T14:04:00Z">
        <w:r w:rsidDel="00043F75">
          <w:delText xml:space="preserve">la imagen anterior </w:delText>
        </w:r>
      </w:del>
      <w:r>
        <w:t>(</w:t>
      </w:r>
      <w:r>
        <w:fldChar w:fldCharType="begin"/>
      </w:r>
      <w:r>
        <w:instrText xml:space="preserve"> REF _Ref502097174 \h </w:instrText>
      </w:r>
      <w:r w:rsidR="00F12D08">
        <w:instrText xml:space="preserve"> \* MERGEFORMAT </w:instrText>
      </w:r>
      <w:r>
        <w:fldChar w:fldCharType="separate"/>
      </w:r>
      <w:r>
        <w:t xml:space="preserve">Ilustración </w:t>
      </w:r>
      <w:r>
        <w:rPr>
          <w:noProof/>
        </w:rPr>
        <w:t>14</w:t>
      </w:r>
      <w:r>
        <w:t xml:space="preserve"> - Niveles de entrada a la plataforma Arduino</w:t>
      </w:r>
      <w:r>
        <w:fldChar w:fldCharType="end"/>
      </w:r>
      <w:r>
        <w:t>), en distintos niveles según su utilidad</w:t>
      </w:r>
      <w:r>
        <w:rPr>
          <w:rStyle w:val="Refdenotaalfinal"/>
        </w:rPr>
        <w:endnoteReference w:id="3"/>
      </w:r>
      <w:r>
        <w:t>:</w:t>
      </w:r>
    </w:p>
    <w:p w:rsidR="00120242" w:rsidRDefault="00120242">
      <w:pPr>
        <w:rPr>
          <w:rFonts w:ascii="Arial" w:hAnsi="Arial" w:cs="Arial"/>
          <w:sz w:val="24"/>
          <w:szCs w:val="24"/>
        </w:rPr>
      </w:pPr>
    </w:p>
    <w:p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Nivel de entrada</w:t>
      </w:r>
      <w:r>
        <w:rPr>
          <w:rFonts w:ascii="Arial" w:hAnsi="Arial" w:cs="Arial"/>
          <w:sz w:val="24"/>
          <w:szCs w:val="24"/>
        </w:rPr>
        <w:t>: Son los más sencillos de utilizar, ideales para comenzar con la plataforma Arduino y realizar proyectos sencillos.</w:t>
      </w:r>
    </w:p>
    <w:p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Características mejoradas</w:t>
      </w:r>
      <w:r>
        <w:rPr>
          <w:rFonts w:ascii="Arial" w:hAnsi="Arial" w:cs="Arial"/>
          <w:sz w:val="24"/>
          <w:szCs w:val="24"/>
        </w:rPr>
        <w:t>: Estas plataformas poseen características superiores, con respecto a las del nivel de entrada, están pensadas para proyectos más avanzados o de respuesta más rápida.</w:t>
      </w:r>
    </w:p>
    <w:p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Internet de las cosas</w:t>
      </w:r>
      <w:r>
        <w:rPr>
          <w:rFonts w:ascii="Arial" w:hAnsi="Arial" w:cs="Arial"/>
          <w:sz w:val="24"/>
          <w:szCs w:val="24"/>
        </w:rPr>
        <w:t>: Estas placas vienen incorporadas con componentes que permitan realizar trabajos relacionados con la IoT (Internet de las cosas)</w:t>
      </w:r>
      <w:r>
        <w:rPr>
          <w:rStyle w:val="Refdenotaalpie"/>
          <w:rFonts w:ascii="Arial" w:hAnsi="Arial" w:cs="Arial"/>
          <w:sz w:val="24"/>
          <w:szCs w:val="24"/>
        </w:rPr>
        <w:footnoteReference w:id="1"/>
      </w:r>
      <w:r>
        <w:rPr>
          <w:rFonts w:ascii="Arial" w:hAnsi="Arial" w:cs="Arial"/>
          <w:sz w:val="24"/>
          <w:szCs w:val="24"/>
        </w:rPr>
        <w:t xml:space="preserve"> mediante la incorporación de hardware de conectividad.</w:t>
      </w:r>
    </w:p>
    <w:p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Educación</w:t>
      </w:r>
      <w:r>
        <w:rPr>
          <w:rFonts w:ascii="Arial" w:hAnsi="Arial" w:cs="Arial"/>
          <w:sz w:val="24"/>
          <w:szCs w:val="24"/>
        </w:rPr>
        <w:t>: En este caso, Arduino, ofrece un kit con herramientas y más de 25 proyectos, orientados a la educación, para realizar con sus plataformas.</w:t>
      </w:r>
    </w:p>
    <w:p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Usables</w:t>
      </w:r>
      <w:r>
        <w:rPr>
          <w:rFonts w:ascii="Arial" w:hAnsi="Arial" w:cs="Arial"/>
          <w:sz w:val="24"/>
          <w:szCs w:val="24"/>
        </w:rPr>
        <w:t>: Estas plataformas están pensadas para “agregarle algo de electrónica” a prendas de vestir.</w:t>
      </w:r>
    </w:p>
    <w:p w:rsidR="00120242" w:rsidRDefault="009B0EBD">
      <w:pPr>
        <w:pStyle w:val="Prrafodelista"/>
        <w:numPr>
          <w:ilvl w:val="0"/>
          <w:numId w:val="4"/>
        </w:numPr>
        <w:jc w:val="both"/>
        <w:rPr>
          <w:rFonts w:ascii="Arial" w:hAnsi="Arial" w:cs="Arial"/>
          <w:sz w:val="24"/>
          <w:szCs w:val="24"/>
        </w:rPr>
      </w:pPr>
      <w:r>
        <w:rPr>
          <w:rFonts w:ascii="Arial" w:hAnsi="Arial" w:cs="Arial"/>
          <w:sz w:val="24"/>
          <w:szCs w:val="24"/>
          <w:u w:val="single"/>
        </w:rPr>
        <w:t>Impresión 3D</w:t>
      </w:r>
      <w:r>
        <w:rPr>
          <w:rFonts w:ascii="Arial" w:hAnsi="Arial" w:cs="Arial"/>
          <w:sz w:val="24"/>
          <w:szCs w:val="24"/>
        </w:rPr>
        <w:t>: Arduino ofrece una impresora 3D nombrada como Materia 101.</w:t>
      </w:r>
    </w:p>
    <w:p w:rsidR="00120242" w:rsidRDefault="009B0EBD">
      <w:pPr>
        <w:rPr>
          <w:rFonts w:ascii="Arial" w:hAnsi="Arial" w:cs="Arial"/>
          <w:sz w:val="24"/>
          <w:szCs w:val="24"/>
        </w:rPr>
      </w:pPr>
      <w:r>
        <w:rPr>
          <w:rFonts w:ascii="Arial" w:hAnsi="Arial" w:cs="Arial"/>
          <w:sz w:val="24"/>
          <w:szCs w:val="24"/>
        </w:rPr>
        <w:t xml:space="preserve">El hardware Arduino más sencillo consiste en una placa con un microcontrolador y una serie de puertos de entrada y salida. Los </w:t>
      </w:r>
      <w:r w:rsidR="00F12D08">
        <w:rPr>
          <w:rFonts w:ascii="Arial" w:hAnsi="Arial" w:cs="Arial"/>
          <w:sz w:val="24"/>
          <w:szCs w:val="24"/>
        </w:rPr>
        <w:t>microcontroladores de</w:t>
      </w:r>
      <w:r>
        <w:rPr>
          <w:rFonts w:ascii="Arial" w:hAnsi="Arial" w:cs="Arial"/>
          <w:sz w:val="24"/>
          <w:szCs w:val="24"/>
        </w:rPr>
        <w:t xml:space="preserve"> 8 bits de AVR más utilizados en estas placas son el Atmega168, Atmega328, Atmega1280, y Atmega8 por su sencillez y bajo coste, aunque también se dispone de microcontroladores ARM, cómo el caso del CortexM3 de 32 bits. A pesar de que ARM y AVR son plataformas diferentes, al utilizar la IDE de Arduino, los programas se compilan y luego se ejecutan sin cambios en cualquiera de las plataformas. En la imagen (</w:t>
      </w:r>
      <w:r>
        <w:rPr>
          <w:rFonts w:ascii="Arial" w:hAnsi="Arial" w:cs="Arial"/>
          <w:sz w:val="24"/>
          <w:szCs w:val="24"/>
        </w:rPr>
        <w:fldChar w:fldCharType="begin"/>
      </w:r>
      <w:r>
        <w:rPr>
          <w:rFonts w:ascii="Arial" w:hAnsi="Arial" w:cs="Arial"/>
          <w:sz w:val="24"/>
          <w:szCs w:val="24"/>
        </w:rPr>
        <w:instrText xml:space="preserve"> REF _Ref502097233 \h </w:instrText>
      </w:r>
      <w:r>
        <w:rPr>
          <w:rFonts w:ascii="Arial" w:hAnsi="Arial" w:cs="Arial"/>
          <w:sz w:val="24"/>
          <w:szCs w:val="24"/>
        </w:rPr>
      </w:r>
      <w:r>
        <w:rPr>
          <w:rFonts w:ascii="Arial" w:hAnsi="Arial" w:cs="Arial"/>
          <w:sz w:val="24"/>
          <w:szCs w:val="24"/>
        </w:rPr>
        <w:fldChar w:fldCharType="separate"/>
      </w:r>
      <w:r>
        <w:t xml:space="preserve">Ilustración </w:t>
      </w:r>
      <w:r>
        <w:rPr>
          <w:noProof/>
        </w:rPr>
        <w:t>15</w:t>
      </w:r>
      <w:r>
        <w:t xml:space="preserve"> - Arduino Uno</w:t>
      </w:r>
      <w:r>
        <w:rPr>
          <w:rFonts w:ascii="Arial" w:hAnsi="Arial" w:cs="Arial"/>
          <w:sz w:val="24"/>
          <w:szCs w:val="24"/>
        </w:rPr>
        <w:fldChar w:fldCharType="end"/>
      </w:r>
      <w:r>
        <w:rPr>
          <w:rFonts w:ascii="Arial" w:hAnsi="Arial" w:cs="Arial"/>
          <w:sz w:val="24"/>
          <w:szCs w:val="24"/>
        </w:rPr>
        <w:t>) se visualiza la distribución física de puertos y componentes de la versión Arduino Uno R3.</w:t>
      </w:r>
    </w:p>
    <w:p w:rsidR="00120242" w:rsidRDefault="00120242">
      <w:pPr>
        <w:rPr>
          <w:rFonts w:ascii="Arial" w:hAnsi="Arial" w:cs="Arial"/>
          <w:sz w:val="24"/>
          <w:szCs w:val="24"/>
        </w:rPr>
      </w:pPr>
    </w:p>
    <w:p w:rsidR="00120242" w:rsidRDefault="009B0EBD">
      <w:pPr>
        <w:keepNext/>
        <w:jc w:val="center"/>
      </w:pPr>
      <w:r>
        <w:rPr>
          <w:noProof/>
          <w:lang w:val="en-US" w:eastAsia="en-US"/>
        </w:rPr>
        <w:drawing>
          <wp:inline distT="0" distB="0" distL="0" distR="0" wp14:anchorId="351BE118" wp14:editId="099728F8">
            <wp:extent cx="4286885" cy="3028315"/>
            <wp:effectExtent l="0" t="0" r="0" b="635"/>
            <wp:docPr id="1036" name="Image1" descr="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4286885" cy="3028315"/>
                    </a:xfrm>
                    <a:prstGeom prst="rect">
                      <a:avLst/>
                    </a:prstGeom>
                  </pic:spPr>
                </pic:pic>
              </a:graphicData>
            </a:graphic>
          </wp:inline>
        </w:drawing>
      </w:r>
    </w:p>
    <w:p w:rsidR="00120242" w:rsidRDefault="009B0EBD">
      <w:pPr>
        <w:pStyle w:val="Descripcin"/>
        <w:jc w:val="center"/>
        <w:rPr>
          <w:rStyle w:val="apple-converted-space"/>
          <w:rFonts w:ascii="Georgia" w:hAnsi="Georgia"/>
          <w:color w:val="333333"/>
          <w:shd w:val="clear" w:color="auto" w:fill="FFFFFF"/>
        </w:rPr>
      </w:pPr>
      <w:bookmarkStart w:id="73" w:name="_Ref502097233"/>
      <w:bookmarkStart w:id="74" w:name="_Toc504153981"/>
      <w:r>
        <w:t xml:space="preserve">Ilustración </w:t>
      </w:r>
      <w:r w:rsidR="003D198B">
        <w:fldChar w:fldCharType="begin"/>
      </w:r>
      <w:r w:rsidR="003D198B">
        <w:instrText xml:space="preserve"> SEQ Ilustración \* ARABIC </w:instrText>
      </w:r>
      <w:r w:rsidR="003D198B">
        <w:fldChar w:fldCharType="separate"/>
      </w:r>
      <w:r w:rsidR="009A7239">
        <w:rPr>
          <w:noProof/>
        </w:rPr>
        <w:t>9</w:t>
      </w:r>
      <w:r w:rsidR="003D198B">
        <w:rPr>
          <w:noProof/>
        </w:rPr>
        <w:fldChar w:fldCharType="end"/>
      </w:r>
      <w:r>
        <w:t xml:space="preserve"> - Arduino Uno</w:t>
      </w:r>
      <w:bookmarkEnd w:id="73"/>
      <w:bookmarkEnd w:id="74"/>
    </w:p>
    <w:p w:rsidR="00120242" w:rsidRDefault="00120242">
      <w:pPr>
        <w:rPr>
          <w:rStyle w:val="apple-converted-space"/>
          <w:rFonts w:ascii="Georgia" w:hAnsi="Georgia"/>
          <w:color w:val="333333"/>
          <w:shd w:val="clear" w:color="auto" w:fill="FFFFFF"/>
        </w:rPr>
      </w:pPr>
    </w:p>
    <w:p w:rsidR="00120242" w:rsidRDefault="009B0EBD">
      <w:pPr>
        <w:pStyle w:val="Ttulo2"/>
        <w:rPr>
          <w:b/>
          <w:sz w:val="32"/>
          <w:szCs w:val="32"/>
        </w:rPr>
      </w:pPr>
      <w:bookmarkStart w:id="75" w:name="_Toc504153903"/>
      <w:r>
        <w:rPr>
          <w:b/>
          <w:sz w:val="32"/>
          <w:szCs w:val="32"/>
        </w:rPr>
        <w:t>3.5 Diferencias entre distintas placas de la familia Arduino</w:t>
      </w:r>
      <w:bookmarkEnd w:id="75"/>
    </w:p>
    <w:p w:rsidR="00120242" w:rsidRDefault="00120242"/>
    <w:p w:rsidR="00120242" w:rsidRDefault="009B0EBD">
      <w:pPr>
        <w:rPr>
          <w:rFonts w:ascii="Arial" w:hAnsi="Arial" w:cs="Arial"/>
          <w:sz w:val="24"/>
          <w:szCs w:val="24"/>
        </w:rPr>
      </w:pPr>
      <w:r>
        <w:rPr>
          <w:rFonts w:ascii="Arial" w:hAnsi="Arial" w:cs="Arial"/>
          <w:sz w:val="24"/>
          <w:szCs w:val="24"/>
        </w:rPr>
        <w:t>Una primera diferenciación entre los distintos modelos de Arduino la encontraremos en el voltaje o tensión de alimentación de las placas. Las basadas en CortexM3 operan con un voltaje de 3,3 voltios, mientras que la mayor parte de las placas basadas en AVR utilizan una tensión de 5 voltios. Esto de todas formas no es un factor decisivo en la elección de una placa, dado que existen conmutadores de tensión en muchos actuadores y sensores compatibles.</w:t>
      </w:r>
    </w:p>
    <w:p w:rsidR="00120242" w:rsidRDefault="009B0EBD">
      <w:pPr>
        <w:rPr>
          <w:rFonts w:ascii="Arial" w:hAnsi="Arial" w:cs="Arial"/>
          <w:sz w:val="24"/>
          <w:szCs w:val="24"/>
        </w:rPr>
      </w:pPr>
      <w:r>
        <w:rPr>
          <w:rFonts w:ascii="Arial" w:hAnsi="Arial" w:cs="Arial"/>
          <w:sz w:val="24"/>
          <w:szCs w:val="24"/>
        </w:rPr>
        <w:br w:type="page"/>
      </w:r>
    </w:p>
    <w:p w:rsidR="00EB5FC2" w:rsidRDefault="00EB5FC2">
      <w:pPr>
        <w:rPr>
          <w:rFonts w:ascii="Arial" w:hAnsi="Arial" w:cs="Arial"/>
          <w:sz w:val="24"/>
          <w:szCs w:val="24"/>
        </w:rPr>
      </w:pPr>
    </w:p>
    <w:p w:rsidR="00120242" w:rsidRDefault="009B0EBD">
      <w:pPr>
        <w:pStyle w:val="Ttulo2"/>
        <w:rPr>
          <w:ins w:id="76" w:author="Nahuel Defossé" w:date="2018-03-01T14:22:00Z"/>
          <w:b/>
          <w:sz w:val="32"/>
          <w:szCs w:val="32"/>
        </w:rPr>
      </w:pPr>
      <w:bookmarkStart w:id="77" w:name="_Toc504153904"/>
      <w:r>
        <w:rPr>
          <w:rStyle w:val="Refdecomentario"/>
          <w:color w:val="000000"/>
        </w:rPr>
        <w:commentReference w:id="78"/>
      </w:r>
      <w:r>
        <w:rPr>
          <w:b/>
          <w:sz w:val="32"/>
          <w:szCs w:val="32"/>
        </w:rPr>
        <w:t xml:space="preserve">3.6 </w:t>
      </w:r>
      <w:bookmarkEnd w:id="77"/>
      <w:del w:id="79" w:author="Nahuel Defossé" w:date="2018-03-01T14:05:00Z">
        <w:r w:rsidR="00EB5FC2" w:rsidDel="00043F75">
          <w:rPr>
            <w:b/>
            <w:sz w:val="32"/>
            <w:szCs w:val="32"/>
          </w:rPr>
          <w:delText>Usos y motivaciones</w:delText>
        </w:r>
      </w:del>
      <w:ins w:id="80" w:author="Nahuel Defossé" w:date="2018-03-01T14:05:00Z">
        <w:r w:rsidR="00043F75">
          <w:rPr>
            <w:b/>
            <w:sz w:val="32"/>
            <w:szCs w:val="32"/>
          </w:rPr>
          <w:t>Aplicaciones</w:t>
        </w:r>
      </w:ins>
    </w:p>
    <w:p w:rsidR="009D797C" w:rsidRPr="009D797C" w:rsidRDefault="009D797C" w:rsidP="009D797C">
      <w:pPr>
        <w:rPr>
          <w:rPrChange w:id="81" w:author="Nahuel Defossé" w:date="2018-03-01T14:22:00Z">
            <w:rPr>
              <w:b/>
              <w:sz w:val="32"/>
              <w:szCs w:val="32"/>
            </w:rPr>
          </w:rPrChange>
        </w:rPr>
        <w:pPrChange w:id="82" w:author="Nahuel Defossé" w:date="2018-03-01T14:22:00Z">
          <w:pPr>
            <w:pStyle w:val="Ttulo2"/>
          </w:pPr>
        </w:pPrChange>
      </w:pPr>
    </w:p>
    <w:p w:rsidR="00EB5FC2" w:rsidRPr="00EB5FC2" w:rsidRDefault="00EB5FC2" w:rsidP="00EB5FC2"/>
    <w:p w:rsidR="00EB5FC2" w:rsidRDefault="00EB5FC2" w:rsidP="00EB5FC2">
      <w:pPr>
        <w:rPr>
          <w:rFonts w:ascii="Arial" w:hAnsi="Arial" w:cs="Arial"/>
          <w:sz w:val="24"/>
          <w:szCs w:val="24"/>
        </w:rPr>
      </w:pPr>
      <w:r>
        <w:rPr>
          <w:rFonts w:ascii="Arial" w:hAnsi="Arial" w:cs="Arial"/>
          <w:sz w:val="24"/>
          <w:szCs w:val="24"/>
        </w:rPr>
        <w:t xml:space="preserve">Los usos posibles que se le pueden dar a </w:t>
      </w:r>
      <w:ins w:id="83" w:author="Nahuel Defossé" w:date="2018-03-01T14:05:00Z">
        <w:r w:rsidR="00043F75">
          <w:rPr>
            <w:rFonts w:ascii="Arial" w:hAnsi="Arial" w:cs="Arial"/>
            <w:sz w:val="24"/>
            <w:szCs w:val="24"/>
          </w:rPr>
          <w:t>“</w:t>
        </w:r>
      </w:ins>
      <w:r>
        <w:rPr>
          <w:rFonts w:ascii="Arial" w:hAnsi="Arial" w:cs="Arial"/>
          <w:sz w:val="24"/>
          <w:szCs w:val="24"/>
        </w:rPr>
        <w:t>un Arduino</w:t>
      </w:r>
      <w:ins w:id="84" w:author="Nahuel Defossé" w:date="2018-03-01T14:05:00Z">
        <w:r w:rsidR="00043F75">
          <w:rPr>
            <w:rFonts w:ascii="Arial" w:hAnsi="Arial" w:cs="Arial"/>
            <w:sz w:val="24"/>
            <w:szCs w:val="24"/>
          </w:rPr>
          <w:t>”</w:t>
        </w:r>
      </w:ins>
      <w:r>
        <w:rPr>
          <w:rFonts w:ascii="Arial" w:hAnsi="Arial" w:cs="Arial"/>
          <w:sz w:val="24"/>
          <w:szCs w:val="24"/>
        </w:rPr>
        <w:t>, en forma general son:</w:t>
      </w:r>
    </w:p>
    <w:p w:rsidR="00EB5FC2" w:rsidRDefault="00EB5FC2" w:rsidP="00EB5FC2">
      <w:pPr>
        <w:pStyle w:val="Prrafodelista"/>
        <w:numPr>
          <w:ilvl w:val="0"/>
          <w:numId w:val="7"/>
        </w:numPr>
        <w:rPr>
          <w:rFonts w:ascii="Arial" w:hAnsi="Arial" w:cs="Arial"/>
          <w:sz w:val="24"/>
          <w:szCs w:val="24"/>
        </w:rPr>
      </w:pPr>
      <w:del w:id="85" w:author="Nahuel Defossé" w:date="2018-03-01T14:05:00Z">
        <w:r w:rsidDel="00043F75">
          <w:rPr>
            <w:rFonts w:ascii="Arial" w:hAnsi="Arial" w:cs="Arial"/>
            <w:sz w:val="24"/>
            <w:szCs w:val="24"/>
          </w:rPr>
          <w:delText>Aquellos en los que el Arduino es u</w:delText>
        </w:r>
      </w:del>
      <w:ins w:id="86" w:author="Nahuel Defossé" w:date="2018-03-01T14:05:00Z">
        <w:r w:rsidR="00043F75">
          <w:rPr>
            <w:rFonts w:ascii="Arial" w:hAnsi="Arial" w:cs="Arial"/>
            <w:sz w:val="24"/>
            <w:szCs w:val="24"/>
          </w:rPr>
          <w:t xml:space="preserve">Utilizarlo </w:t>
        </w:r>
      </w:ins>
      <w:del w:id="87" w:author="Nahuel Defossé" w:date="2018-03-01T14:05:00Z">
        <w:r w:rsidDel="00043F75">
          <w:rPr>
            <w:rFonts w:ascii="Arial" w:hAnsi="Arial" w:cs="Arial"/>
            <w:sz w:val="24"/>
            <w:szCs w:val="24"/>
          </w:rPr>
          <w:delText xml:space="preserve">tilizado </w:delText>
        </w:r>
      </w:del>
      <w:r>
        <w:rPr>
          <w:rFonts w:ascii="Arial" w:hAnsi="Arial" w:cs="Arial"/>
          <w:sz w:val="24"/>
          <w:szCs w:val="24"/>
        </w:rPr>
        <w:t xml:space="preserve">como microcontrolador, </w:t>
      </w:r>
      <w:del w:id="88" w:author="Nahuel Defossé" w:date="2018-03-01T14:05:00Z">
        <w:r w:rsidDel="00043F75">
          <w:rPr>
            <w:rFonts w:ascii="Arial" w:hAnsi="Arial" w:cs="Arial"/>
            <w:sz w:val="24"/>
            <w:szCs w:val="24"/>
          </w:rPr>
          <w:delText xml:space="preserve">tiene </w:delText>
        </w:r>
      </w:del>
      <w:ins w:id="89" w:author="Nahuel Defossé" w:date="2018-03-01T14:05:00Z">
        <w:r w:rsidR="00043F75">
          <w:rPr>
            <w:rFonts w:ascii="Arial" w:hAnsi="Arial" w:cs="Arial"/>
            <w:sz w:val="24"/>
            <w:szCs w:val="24"/>
          </w:rPr>
          <w:t>con</w:t>
        </w:r>
        <w:r w:rsidR="00043F75">
          <w:rPr>
            <w:rFonts w:ascii="Arial" w:hAnsi="Arial" w:cs="Arial"/>
            <w:sz w:val="24"/>
            <w:szCs w:val="24"/>
          </w:rPr>
          <w:t xml:space="preserve"> </w:t>
        </w:r>
      </w:ins>
      <w:r>
        <w:rPr>
          <w:rFonts w:ascii="Arial" w:hAnsi="Arial" w:cs="Arial"/>
          <w:sz w:val="24"/>
          <w:szCs w:val="24"/>
        </w:rPr>
        <w:t>un programa descargado desde un ordenador y funciona</w:t>
      </w:r>
      <w:ins w:id="90" w:author="Nahuel Defossé" w:date="2018-03-01T14:05:00Z">
        <w:r w:rsidR="00043F75">
          <w:rPr>
            <w:rFonts w:ascii="Arial" w:hAnsi="Arial" w:cs="Arial"/>
            <w:sz w:val="24"/>
            <w:szCs w:val="24"/>
          </w:rPr>
          <w:t>miento</w:t>
        </w:r>
      </w:ins>
      <w:r>
        <w:rPr>
          <w:rFonts w:ascii="Arial" w:hAnsi="Arial" w:cs="Arial"/>
          <w:sz w:val="24"/>
          <w:szCs w:val="24"/>
        </w:rPr>
        <w:t xml:space="preserve"> de forma independiente</w:t>
      </w:r>
      <w:del w:id="91" w:author="Nahuel Defossé" w:date="2018-03-01T14:05:00Z">
        <w:r w:rsidDel="00043F75">
          <w:rPr>
            <w:rFonts w:ascii="Arial" w:hAnsi="Arial" w:cs="Arial"/>
            <w:sz w:val="24"/>
            <w:szCs w:val="24"/>
          </w:rPr>
          <w:delText xml:space="preserve"> de éste</w:delText>
        </w:r>
      </w:del>
      <w:r>
        <w:rPr>
          <w:rFonts w:ascii="Arial" w:hAnsi="Arial" w:cs="Arial"/>
          <w:sz w:val="24"/>
          <w:szCs w:val="24"/>
        </w:rPr>
        <w:t xml:space="preserve">, </w:t>
      </w:r>
      <w:del w:id="92" w:author="Nahuel Defossé" w:date="2018-03-01T14:05:00Z">
        <w:r w:rsidDel="00043F75">
          <w:rPr>
            <w:rFonts w:ascii="Arial" w:hAnsi="Arial" w:cs="Arial"/>
            <w:sz w:val="24"/>
            <w:szCs w:val="24"/>
          </w:rPr>
          <w:delText xml:space="preserve">y </w:delText>
        </w:r>
      </w:del>
      <w:del w:id="93" w:author="Nahuel Defossé" w:date="2018-03-01T14:06:00Z">
        <w:r w:rsidDel="00043F75">
          <w:rPr>
            <w:rFonts w:ascii="Arial" w:hAnsi="Arial" w:cs="Arial"/>
            <w:sz w:val="24"/>
            <w:szCs w:val="24"/>
          </w:rPr>
          <w:delText xml:space="preserve">controla </w:delText>
        </w:r>
      </w:del>
      <w:ins w:id="94" w:author="Nahuel Defossé" w:date="2018-03-01T14:06:00Z">
        <w:r w:rsidR="00043F75">
          <w:rPr>
            <w:rFonts w:ascii="Arial" w:hAnsi="Arial" w:cs="Arial"/>
            <w:sz w:val="24"/>
            <w:szCs w:val="24"/>
          </w:rPr>
          <w:t>recibiendo entradas de sensores y realizando acciones sobre actuadores en funci</w:t>
        </w:r>
      </w:ins>
      <w:ins w:id="95" w:author="Nahuel Defossé" w:date="2018-03-01T14:07:00Z">
        <w:r w:rsidR="00043F75">
          <w:rPr>
            <w:rFonts w:ascii="Arial" w:hAnsi="Arial" w:cs="Arial"/>
            <w:sz w:val="24"/>
            <w:szCs w:val="24"/>
          </w:rPr>
          <w:t>ón de las entradas y el programa.</w:t>
        </w:r>
      </w:ins>
      <w:del w:id="96" w:author="Nahuel Defossé" w:date="2018-03-01T14:06:00Z">
        <w:r w:rsidDel="00043F75">
          <w:rPr>
            <w:rFonts w:ascii="Arial" w:hAnsi="Arial" w:cs="Arial"/>
            <w:sz w:val="24"/>
            <w:szCs w:val="24"/>
          </w:rPr>
          <w:delText>y alimenta</w:delText>
        </w:r>
      </w:del>
      <w:del w:id="97" w:author="Nahuel Defossé" w:date="2018-03-01T14:07:00Z">
        <w:r w:rsidDel="00043F75">
          <w:rPr>
            <w:rFonts w:ascii="Arial" w:hAnsi="Arial" w:cs="Arial"/>
            <w:sz w:val="24"/>
            <w:szCs w:val="24"/>
          </w:rPr>
          <w:delText xml:space="preserve"> determinados dispositivos y toma decisiones de acuerdo al programa descargado e interactúa con el mundo físico gracias a sensores y actuadores. </w:delText>
        </w:r>
      </w:del>
    </w:p>
    <w:p w:rsidR="009D797C" w:rsidRDefault="00043F75" w:rsidP="0038014A">
      <w:pPr>
        <w:pStyle w:val="Prrafodelista"/>
        <w:numPr>
          <w:ilvl w:val="0"/>
          <w:numId w:val="7"/>
        </w:numPr>
        <w:rPr>
          <w:ins w:id="98" w:author="Nahuel Defossé" w:date="2018-03-01T14:22:00Z"/>
          <w:rFonts w:ascii="Arial" w:hAnsi="Arial" w:cs="Arial"/>
          <w:sz w:val="24"/>
          <w:szCs w:val="24"/>
        </w:rPr>
        <w:pPrChange w:id="99" w:author="Nahuel Defossé" w:date="2018-03-01T14:08:00Z">
          <w:pPr/>
        </w:pPrChange>
      </w:pPr>
      <w:ins w:id="100" w:author="Nahuel Defossé" w:date="2018-03-01T14:08:00Z">
        <w:r>
          <w:rPr>
            <w:rFonts w:ascii="Arial" w:hAnsi="Arial" w:cs="Arial"/>
            <w:sz w:val="24"/>
            <w:szCs w:val="24"/>
          </w:rPr>
          <w:t xml:space="preserve">Idem anterior pero </w:t>
        </w:r>
      </w:ins>
      <w:del w:id="101" w:author="Nahuel Defossé" w:date="2018-03-01T14:07:00Z">
        <w:r w:rsidR="00EB5FC2" w:rsidRPr="00043F75" w:rsidDel="00043F75">
          <w:rPr>
            <w:rFonts w:ascii="Arial" w:hAnsi="Arial" w:cs="Arial"/>
            <w:sz w:val="24"/>
            <w:szCs w:val="24"/>
          </w:rPr>
          <w:delText>La placa Arduino hace de i</w:delText>
        </w:r>
      </w:del>
      <w:ins w:id="102" w:author="Nahuel Defossé" w:date="2018-03-01T14:08:00Z">
        <w:r>
          <w:rPr>
            <w:rFonts w:ascii="Arial" w:hAnsi="Arial" w:cs="Arial"/>
            <w:sz w:val="24"/>
            <w:szCs w:val="24"/>
          </w:rPr>
          <w:t xml:space="preserve">conectado a </w:t>
        </w:r>
      </w:ins>
      <w:del w:id="103" w:author="Nahuel Defossé" w:date="2018-03-01T14:08:00Z">
        <w:r w:rsidR="00EB5FC2" w:rsidRPr="00043F75" w:rsidDel="00043F75">
          <w:rPr>
            <w:rFonts w:ascii="Arial" w:hAnsi="Arial" w:cs="Arial"/>
            <w:sz w:val="24"/>
            <w:szCs w:val="24"/>
          </w:rPr>
          <w:delText xml:space="preserve">nterfaz entre </w:delText>
        </w:r>
      </w:del>
      <w:r w:rsidR="00EB5FC2" w:rsidRPr="00043F75">
        <w:rPr>
          <w:rFonts w:ascii="Arial" w:hAnsi="Arial" w:cs="Arial"/>
          <w:sz w:val="24"/>
          <w:szCs w:val="24"/>
        </w:rPr>
        <w:t>un ordenador (</w:t>
      </w:r>
      <w:ins w:id="104" w:author="Nahuel Defossé" w:date="2018-03-01T14:08:00Z">
        <w:r>
          <w:rPr>
            <w:rFonts w:ascii="Arial" w:hAnsi="Arial" w:cs="Arial"/>
            <w:sz w:val="24"/>
            <w:szCs w:val="24"/>
          </w:rPr>
          <w:t xml:space="preserve">que también podría ser un SBC </w:t>
        </w:r>
      </w:ins>
      <w:r w:rsidR="00EB5FC2" w:rsidRPr="00043F75">
        <w:rPr>
          <w:rFonts w:ascii="Arial" w:hAnsi="Arial" w:cs="Arial"/>
          <w:sz w:val="24"/>
          <w:szCs w:val="24"/>
        </w:rPr>
        <w:t xml:space="preserve">como </w:t>
      </w:r>
      <w:del w:id="105" w:author="Nahuel Defossé" w:date="2018-03-01T14:08:00Z">
        <w:r w:rsidR="00EB5FC2" w:rsidRPr="00043F75" w:rsidDel="00043F75">
          <w:rPr>
            <w:rFonts w:ascii="Arial" w:hAnsi="Arial" w:cs="Arial"/>
            <w:sz w:val="24"/>
            <w:szCs w:val="24"/>
          </w:rPr>
          <w:delText xml:space="preserve">podría ser una </w:delText>
        </w:r>
      </w:del>
      <w:r w:rsidR="00EB5FC2" w:rsidRPr="00043F75">
        <w:rPr>
          <w:rFonts w:ascii="Arial" w:hAnsi="Arial" w:cs="Arial"/>
          <w:sz w:val="24"/>
          <w:szCs w:val="24"/>
        </w:rPr>
        <w:t>Raspberry Pi)</w:t>
      </w:r>
      <w:ins w:id="106" w:author="Nahuel Defossé" w:date="2018-03-01T14:08:00Z">
        <w:r>
          <w:rPr>
            <w:rFonts w:ascii="Arial" w:hAnsi="Arial" w:cs="Arial"/>
            <w:sz w:val="24"/>
            <w:szCs w:val="24"/>
          </w:rPr>
          <w:t>.</w:t>
        </w:r>
      </w:ins>
    </w:p>
    <w:p w:rsidR="009D797C" w:rsidRDefault="009D797C" w:rsidP="009D797C">
      <w:pPr>
        <w:rPr>
          <w:ins w:id="107" w:author="Nahuel Defossé" w:date="2018-03-01T14:22:00Z"/>
          <w:rFonts w:ascii="Arial" w:hAnsi="Arial" w:cs="Arial"/>
          <w:sz w:val="24"/>
          <w:szCs w:val="24"/>
        </w:rPr>
      </w:pPr>
      <w:ins w:id="108" w:author="Nahuel Defossé" w:date="2018-03-01T14:22:00Z">
        <w:r>
          <w:rPr>
            <w:rFonts w:ascii="Arial" w:hAnsi="Arial" w:cs="Arial"/>
            <w:sz w:val="24"/>
            <w:szCs w:val="24"/>
          </w:rPr>
          <w:t xml:space="preserve">Enumerarenmos ahora una serie de razones de utilización </w:t>
        </w:r>
      </w:ins>
    </w:p>
    <w:p w:rsidR="009D797C" w:rsidRDefault="009D797C" w:rsidP="009D797C">
      <w:pPr>
        <w:rPr>
          <w:ins w:id="109" w:author="Nahuel Defossé" w:date="2018-03-01T14:23:00Z"/>
          <w:rFonts w:ascii="Arial" w:hAnsi="Arial" w:cs="Arial"/>
          <w:sz w:val="24"/>
          <w:szCs w:val="24"/>
        </w:rPr>
      </w:pPr>
    </w:p>
    <w:p w:rsidR="009D797C" w:rsidRDefault="009D797C" w:rsidP="009D797C">
      <w:pPr>
        <w:rPr>
          <w:ins w:id="110" w:author="Nahuel Defossé" w:date="2018-03-01T14:23:00Z"/>
          <w:rFonts w:ascii="Arial" w:hAnsi="Arial" w:cs="Arial"/>
          <w:sz w:val="24"/>
          <w:szCs w:val="24"/>
        </w:rPr>
      </w:pPr>
    </w:p>
    <w:p w:rsidR="00EB5FC2" w:rsidRPr="009D797C" w:rsidDel="00043F75" w:rsidRDefault="009D797C" w:rsidP="009D797C">
      <w:pPr>
        <w:pStyle w:val="Ttulo1"/>
        <w:rPr>
          <w:del w:id="111" w:author="Nahuel Defossé" w:date="2018-03-01T14:08:00Z"/>
        </w:rPr>
        <w:pPrChange w:id="112" w:author="Nahuel Defossé" w:date="2018-03-01T14:23:00Z">
          <w:pPr>
            <w:pStyle w:val="Prrafodelista"/>
            <w:numPr>
              <w:numId w:val="7"/>
            </w:numPr>
            <w:ind w:hanging="360"/>
          </w:pPr>
        </w:pPrChange>
      </w:pPr>
      <w:commentRangeStart w:id="113"/>
      <w:ins w:id="114" w:author="Nahuel Defossé" w:date="2018-03-01T14:23:00Z">
        <w:r>
          <w:t>Motivaciones para su uso</w:t>
        </w:r>
      </w:ins>
      <w:del w:id="115" w:author="Nahuel Defossé" w:date="2018-03-01T14:08:00Z">
        <w:r w:rsidR="00EB5FC2" w:rsidRPr="009D797C" w:rsidDel="00043F75">
          <w:delText xml:space="preserve"> u otro dispositivo, que ejecuta una determinada tarea, para traducir dicha tarea en el mundo físico a una acción (actuadores).</w:delText>
        </w:r>
      </w:del>
      <w:commentRangeEnd w:id="113"/>
      <w:r>
        <w:rPr>
          <w:rStyle w:val="Refdecomentario"/>
          <w:b w:val="0"/>
          <w:color w:val="000000"/>
        </w:rPr>
        <w:commentReference w:id="113"/>
      </w:r>
    </w:p>
    <w:p w:rsidR="00120242" w:rsidRDefault="00120242" w:rsidP="009D797C">
      <w:pPr>
        <w:pStyle w:val="Ttulo1"/>
        <w:pPrChange w:id="116" w:author="Nahuel Defossé" w:date="2018-03-01T14:23:00Z">
          <w:pPr/>
        </w:pPrChange>
      </w:pPr>
    </w:p>
    <w:p w:rsidR="00120242" w:rsidRDefault="009B0EBD">
      <w:pPr>
        <w:pStyle w:val="Ttulo3"/>
        <w:rPr>
          <w:b w:val="0"/>
          <w:sz w:val="28"/>
          <w:szCs w:val="28"/>
        </w:rPr>
      </w:pPr>
      <w:bookmarkStart w:id="117" w:name="_Toc504153905"/>
      <w:r>
        <w:rPr>
          <w:b w:val="0"/>
          <w:sz w:val="28"/>
          <w:szCs w:val="28"/>
        </w:rPr>
        <w:t>3.6.1 La comunidad</w:t>
      </w:r>
      <w:bookmarkEnd w:id="117"/>
      <w:r>
        <w:rPr>
          <w:b w:val="0"/>
          <w:sz w:val="28"/>
          <w:szCs w:val="28"/>
        </w:rPr>
        <w:t xml:space="preserve"> </w:t>
      </w:r>
    </w:p>
    <w:p w:rsidR="00120242" w:rsidRDefault="00120242">
      <w:pPr>
        <w:rPr>
          <w:rFonts w:ascii="Arial" w:hAnsi="Arial" w:cs="Arial"/>
          <w:b/>
          <w:sz w:val="24"/>
          <w:szCs w:val="24"/>
        </w:rPr>
      </w:pPr>
    </w:p>
    <w:p w:rsidR="00A34201" w:rsidRDefault="009B0EBD" w:rsidP="00A34201">
      <w:pPr>
        <w:rPr>
          <w:moveTo w:id="118" w:author="Nahuel Defossé" w:date="2018-03-01T14:15:00Z"/>
          <w:rFonts w:ascii="Arial" w:hAnsi="Arial" w:cs="Arial"/>
          <w:sz w:val="24"/>
          <w:szCs w:val="24"/>
        </w:rPr>
      </w:pPr>
      <w:commentRangeStart w:id="119"/>
      <w:del w:id="120" w:author="Nahuel Defossé" w:date="2018-03-01T14:12:00Z">
        <w:r w:rsidDel="00A34201">
          <w:rPr>
            <w:rFonts w:ascii="Arial" w:hAnsi="Arial" w:cs="Arial"/>
            <w:sz w:val="24"/>
            <w:szCs w:val="24"/>
          </w:rPr>
          <w:delText>La comunidad Arduino se desarrolla y enriquece a partir del trabajo con la placa, de la experimentación,</w:delText>
        </w:r>
      </w:del>
      <w:del w:id="121">
        <w:r w:rsidDel="009D797C">
          <w:rPr>
            <w:rFonts w:ascii="Arial" w:hAnsi="Arial" w:cs="Arial"/>
            <w:sz w:val="24"/>
            <w:szCs w:val="24"/>
          </w:rPr>
          <w:delText xml:space="preserve"> </w:delText>
        </w:r>
      </w:del>
      <w:del w:id="122" w:author="Nahuel Defossé" w:date="2018-03-01T14:12:00Z">
        <w:r w:rsidDel="00A34201">
          <w:rPr>
            <w:rFonts w:ascii="Arial" w:hAnsi="Arial" w:cs="Arial"/>
            <w:sz w:val="24"/>
            <w:szCs w:val="24"/>
          </w:rPr>
          <w:delText>e la producción de conocimiento en torno a ella, y estas habilidades se comparten dentro de la comunidad, pudiendo cualquier persona tener acceso a ellas.</w:delText>
        </w:r>
        <w:commentRangeEnd w:id="119"/>
        <w:r w:rsidDel="00A34201">
          <w:rPr>
            <w:rStyle w:val="Refdecomentario"/>
          </w:rPr>
          <w:commentReference w:id="119"/>
        </w:r>
      </w:del>
      <w:ins w:id="123" w:author="Nahuel Defossé" w:date="2018-03-01T14:09:00Z">
        <w:r w:rsidR="00043F75">
          <w:rPr>
            <w:rFonts w:ascii="Arial" w:hAnsi="Arial" w:cs="Arial"/>
            <w:sz w:val="24"/>
            <w:szCs w:val="24"/>
          </w:rPr>
          <w:t>Arduino cuenta con una gran comunidad</w:t>
        </w:r>
      </w:ins>
      <w:ins w:id="124" w:author="Nahuel Defossé" w:date="2018-03-01T14:11:00Z">
        <w:r w:rsidR="00A34201">
          <w:rPr>
            <w:rFonts w:ascii="Arial" w:hAnsi="Arial" w:cs="Arial"/>
            <w:sz w:val="24"/>
            <w:szCs w:val="24"/>
          </w:rPr>
          <w:t>,</w:t>
        </w:r>
      </w:ins>
      <w:ins w:id="125" w:author="Nahuel Defossé" w:date="2018-03-01T14:09:00Z">
        <w:r w:rsidR="00043F75">
          <w:rPr>
            <w:rFonts w:ascii="Arial" w:hAnsi="Arial" w:cs="Arial"/>
            <w:sz w:val="24"/>
            <w:szCs w:val="24"/>
          </w:rPr>
          <w:t xml:space="preserve"> cuayas actividades se centran en la experimentaci</w:t>
        </w:r>
        <w:r w:rsidR="00A34201">
          <w:rPr>
            <w:rFonts w:ascii="Arial" w:hAnsi="Arial" w:cs="Arial"/>
            <w:sz w:val="24"/>
            <w:szCs w:val="24"/>
          </w:rPr>
          <w:t>ón</w:t>
        </w:r>
      </w:ins>
      <w:ins w:id="126" w:author="Nahuel Defossé" w:date="2018-03-01T14:11:00Z">
        <w:r w:rsidR="00A34201">
          <w:rPr>
            <w:rFonts w:ascii="Arial" w:hAnsi="Arial" w:cs="Arial"/>
            <w:sz w:val="24"/>
            <w:szCs w:val="24"/>
          </w:rPr>
          <w:t xml:space="preserve">, </w:t>
        </w:r>
      </w:ins>
      <w:ins w:id="127" w:author="Nahuel Defossé" w:date="2018-03-01T14:09:00Z">
        <w:r w:rsidR="00043F75">
          <w:rPr>
            <w:rFonts w:ascii="Arial" w:hAnsi="Arial" w:cs="Arial"/>
            <w:sz w:val="24"/>
            <w:szCs w:val="24"/>
          </w:rPr>
          <w:t xml:space="preserve">publicación de </w:t>
        </w:r>
      </w:ins>
      <w:ins w:id="128" w:author="Nahuel Defossé" w:date="2018-03-01T14:10:00Z">
        <w:r w:rsidR="00A34201">
          <w:rPr>
            <w:rFonts w:ascii="Arial" w:hAnsi="Arial" w:cs="Arial"/>
            <w:sz w:val="24"/>
            <w:szCs w:val="24"/>
          </w:rPr>
          <w:t>resultados y proyectos, y orgnzaci</w:t>
        </w:r>
      </w:ins>
      <w:ins w:id="129" w:author="Nahuel Defossé" w:date="2018-03-01T14:11:00Z">
        <w:r w:rsidR="00A34201">
          <w:rPr>
            <w:rFonts w:ascii="Arial" w:hAnsi="Arial" w:cs="Arial"/>
            <w:sz w:val="24"/>
            <w:szCs w:val="24"/>
          </w:rPr>
          <w:t xml:space="preserve">ón de eventos. </w:t>
        </w:r>
      </w:ins>
      <w:moveToRangeStart w:id="130" w:author="Nahuel Defossé" w:date="2018-03-01T14:15:00Z" w:name="move507677043"/>
      <w:moveTo w:id="131" w:author="Nahuel Defossé" w:date="2018-03-01T14:15:00Z">
        <w:r w:rsidR="00A34201">
          <w:rPr>
            <w:rFonts w:ascii="Arial" w:hAnsi="Arial" w:cs="Arial"/>
            <w:sz w:val="24"/>
            <w:szCs w:val="24"/>
          </w:rPr>
          <w:t>El manifiesto de la comunidad Arduino dice (traducción al español):</w:t>
        </w:r>
      </w:moveTo>
    </w:p>
    <w:p w:rsidR="00A34201" w:rsidRDefault="00A34201" w:rsidP="00A34201">
      <w:pPr>
        <w:rPr>
          <w:moveTo w:id="132" w:author="Nahuel Defossé" w:date="2018-03-01T14:15:00Z"/>
          <w:rFonts w:ascii="Arial" w:hAnsi="Arial" w:cs="Arial"/>
          <w:sz w:val="24"/>
          <w:szCs w:val="24"/>
        </w:rPr>
      </w:pPr>
    </w:p>
    <w:p w:rsidR="00A34201" w:rsidRDefault="00A34201" w:rsidP="00A34201">
      <w:pPr>
        <w:rPr>
          <w:moveTo w:id="133" w:author="Nahuel Defossé" w:date="2018-03-01T14:15:00Z"/>
          <w:rFonts w:ascii="Arial" w:hAnsi="Arial" w:cs="Arial"/>
          <w:sz w:val="24"/>
          <w:szCs w:val="24"/>
        </w:rPr>
      </w:pPr>
      <w:moveTo w:id="134" w:author="Nahuel Defossé" w:date="2018-03-01T14:15:00Z">
        <w:r>
          <w:rPr>
            <w:rFonts w:ascii="Arial" w:hAnsi="Arial" w:cs="Arial"/>
            <w:sz w:val="24"/>
            <w:szCs w:val="24"/>
          </w:rPr>
          <w:t xml:space="preserve">“Apoyar al ecosistema de hardware y software de open source Arduino, haciendo que los productos electrónicos sean abiertos y participativos. </w:t>
        </w:r>
      </w:moveTo>
    </w:p>
    <w:p w:rsidR="00A34201" w:rsidRDefault="00A34201" w:rsidP="00A34201">
      <w:pPr>
        <w:rPr>
          <w:moveTo w:id="135" w:author="Nahuel Defossé" w:date="2018-03-01T14:15:00Z"/>
          <w:rFonts w:ascii="Arial" w:hAnsi="Arial" w:cs="Arial"/>
          <w:sz w:val="24"/>
          <w:szCs w:val="24"/>
        </w:rPr>
      </w:pPr>
      <w:moveTo w:id="136" w:author="Nahuel Defossé" w:date="2018-03-01T14:15:00Z">
        <w:r>
          <w:rPr>
            <w:rFonts w:ascii="Arial" w:hAnsi="Arial" w:cs="Arial"/>
            <w:sz w:val="24"/>
            <w:szCs w:val="24"/>
          </w:rPr>
          <w:t xml:space="preserve">Servir como un </w:t>
        </w:r>
        <w:del w:id="137" w:author="Nahuel Defossé" w:date="2018-03-01T14:15:00Z">
          <w:r w:rsidDel="00A34201">
            <w:rPr>
              <w:rFonts w:ascii="Arial" w:hAnsi="Arial" w:cs="Arial"/>
              <w:sz w:val="24"/>
              <w:szCs w:val="24"/>
            </w:rPr>
            <w:delText>evangelista</w:delText>
          </w:r>
        </w:del>
      </w:moveTo>
      <w:ins w:id="138" w:author="Nahuel Defossé" w:date="2018-03-01T14:15:00Z">
        <w:r>
          <w:rPr>
            <w:rFonts w:ascii="Arial" w:hAnsi="Arial" w:cs="Arial"/>
            <w:sz w:val="24"/>
            <w:szCs w:val="24"/>
          </w:rPr>
          <w:t>evangelizador</w:t>
        </w:r>
      </w:ins>
      <w:moveTo w:id="139" w:author="Nahuel Defossé" w:date="2018-03-01T14:15:00Z">
        <w:r>
          <w:rPr>
            <w:rFonts w:ascii="Arial" w:hAnsi="Arial" w:cs="Arial"/>
            <w:sz w:val="24"/>
            <w:szCs w:val="24"/>
          </w:rPr>
          <w:t xml:space="preserve"> para Arduino, expandir el ecosistema de código abierto a estudiantes, fabricantes, desarrolladores, diseñadores, ingenieros y empresas dentro de sus comunidades locales. </w:t>
        </w:r>
      </w:moveTo>
    </w:p>
    <w:p w:rsidR="00A34201" w:rsidRDefault="00A34201" w:rsidP="00A34201">
      <w:pPr>
        <w:rPr>
          <w:moveTo w:id="140" w:author="Nahuel Defossé" w:date="2018-03-01T14:15:00Z"/>
          <w:rFonts w:ascii="Arial" w:hAnsi="Arial" w:cs="Arial"/>
          <w:sz w:val="24"/>
          <w:szCs w:val="24"/>
        </w:rPr>
      </w:pPr>
      <w:moveTo w:id="141" w:author="Nahuel Defossé" w:date="2018-03-01T14:15:00Z">
        <w:r>
          <w:rPr>
            <w:rFonts w:ascii="Arial" w:hAnsi="Arial" w:cs="Arial"/>
            <w:sz w:val="24"/>
            <w:szCs w:val="24"/>
          </w:rPr>
          <w:t>Construir una red global de comunidades que diseñen y codifiquen proyectos, intercambien ideas, organicen actividades de colaboración y dicten cursos oficiales de Arduino, independientemente de su edad, sexo, idioma y capacidad técnica”</w:t>
        </w:r>
        <w:r>
          <w:rPr>
            <w:rStyle w:val="Refdenotaalpie"/>
            <w:rFonts w:ascii="Arial" w:hAnsi="Arial" w:cs="Arial"/>
            <w:sz w:val="24"/>
            <w:szCs w:val="24"/>
          </w:rPr>
          <w:footnoteReference w:id="2"/>
        </w:r>
      </w:moveTo>
    </w:p>
    <w:moveToRangeEnd w:id="130"/>
    <w:p w:rsidR="00A34201" w:rsidRDefault="00A34201">
      <w:pPr>
        <w:rPr>
          <w:ins w:id="144" w:author="Nahuel Defossé" w:date="2018-03-01T14:12:00Z"/>
          <w:rFonts w:ascii="Arial" w:hAnsi="Arial" w:cs="Arial"/>
          <w:sz w:val="24"/>
          <w:szCs w:val="24"/>
        </w:rPr>
      </w:pPr>
    </w:p>
    <w:p w:rsidR="00A34201" w:rsidRDefault="00A34201">
      <w:pPr>
        <w:rPr>
          <w:rFonts w:ascii="Arial" w:hAnsi="Arial" w:cs="Arial"/>
          <w:sz w:val="24"/>
          <w:szCs w:val="24"/>
        </w:rPr>
      </w:pPr>
    </w:p>
    <w:p w:rsidR="00120242" w:rsidRDefault="009B0EBD">
      <w:pPr>
        <w:rPr>
          <w:rFonts w:ascii="Arial" w:hAnsi="Arial" w:cs="Arial"/>
          <w:sz w:val="24"/>
          <w:szCs w:val="24"/>
        </w:rPr>
      </w:pPr>
      <w:del w:id="145" w:author="Nahuel Defossé" w:date="2018-03-01T14:12:00Z">
        <w:r w:rsidDel="00A34201">
          <w:rPr>
            <w:rFonts w:ascii="Arial" w:hAnsi="Arial" w:cs="Arial"/>
            <w:sz w:val="24"/>
            <w:szCs w:val="24"/>
          </w:rPr>
          <w:delText xml:space="preserve">La página principal de </w:delText>
        </w:r>
      </w:del>
      <w:ins w:id="146" w:author="Nahuel Defossé" w:date="2018-03-01T14:12:00Z">
        <w:r w:rsidR="00A34201">
          <w:rPr>
            <w:rFonts w:ascii="Arial" w:hAnsi="Arial" w:cs="Arial"/>
            <w:sz w:val="24"/>
            <w:szCs w:val="24"/>
          </w:rPr>
          <w:t>Dentro de la página oficial</w:t>
        </w:r>
      </w:ins>
      <w:del w:id="147" w:author="Nahuel Defossé" w:date="2018-03-01T14:12:00Z">
        <w:r w:rsidDel="00A34201">
          <w:rPr>
            <w:rFonts w:ascii="Arial" w:hAnsi="Arial" w:cs="Arial"/>
            <w:sz w:val="24"/>
            <w:szCs w:val="24"/>
          </w:rPr>
          <w:delText xml:space="preserve">Arduino da </w:delText>
        </w:r>
      </w:del>
      <w:ins w:id="148" w:author="Nahuel Defossé" w:date="2018-03-01T14:12:00Z">
        <w:r w:rsidR="00A34201">
          <w:rPr>
            <w:rFonts w:ascii="Arial" w:hAnsi="Arial" w:cs="Arial"/>
            <w:sz w:val="24"/>
            <w:szCs w:val="24"/>
          </w:rPr>
          <w:t xml:space="preserve"> se brinda </w:t>
        </w:r>
      </w:ins>
      <w:r>
        <w:rPr>
          <w:rFonts w:ascii="Arial" w:hAnsi="Arial" w:cs="Arial"/>
          <w:sz w:val="24"/>
          <w:szCs w:val="24"/>
        </w:rPr>
        <w:t xml:space="preserve">soporte por medio </w:t>
      </w:r>
      <w:ins w:id="149" w:author="Nahuel Defossé" w:date="2018-03-01T14:12:00Z">
        <w:r w:rsidR="00A34201">
          <w:rPr>
            <w:rFonts w:ascii="Arial" w:hAnsi="Arial" w:cs="Arial"/>
            <w:sz w:val="24"/>
            <w:szCs w:val="24"/>
          </w:rPr>
          <w:t xml:space="preserve">documentación, foros </w:t>
        </w:r>
      </w:ins>
      <w:del w:id="150" w:author="Nahuel Defossé" w:date="2018-03-01T14:12:00Z">
        <w:r w:rsidDel="00A34201">
          <w:rPr>
            <w:rFonts w:ascii="Arial" w:hAnsi="Arial" w:cs="Arial"/>
            <w:sz w:val="24"/>
            <w:szCs w:val="24"/>
          </w:rPr>
          <w:delText xml:space="preserve">de secciones </w:delText>
        </w:r>
      </w:del>
      <w:r>
        <w:rPr>
          <w:rFonts w:ascii="Arial" w:hAnsi="Arial" w:cs="Arial"/>
          <w:sz w:val="24"/>
          <w:szCs w:val="24"/>
        </w:rPr>
        <w:t xml:space="preserve">y </w:t>
      </w:r>
      <w:del w:id="151" w:author="Nahuel Defossé" w:date="2018-03-01T14:12:00Z">
        <w:r w:rsidDel="00A34201">
          <w:rPr>
            <w:rFonts w:ascii="Arial" w:hAnsi="Arial" w:cs="Arial"/>
            <w:sz w:val="24"/>
            <w:szCs w:val="24"/>
          </w:rPr>
          <w:delText xml:space="preserve">dedica un </w:delText>
        </w:r>
      </w:del>
      <w:ins w:id="152" w:author="Nahuel Defossé" w:date="2018-03-01T14:12:00Z">
        <w:r w:rsidR="00A34201">
          <w:rPr>
            <w:rFonts w:ascii="Arial" w:hAnsi="Arial" w:cs="Arial"/>
            <w:sz w:val="24"/>
            <w:szCs w:val="24"/>
          </w:rPr>
          <w:t xml:space="preserve"> la publicación de un </w:t>
        </w:r>
      </w:ins>
      <w:r>
        <w:rPr>
          <w:rFonts w:ascii="Arial" w:hAnsi="Arial" w:cs="Arial"/>
          <w:sz w:val="24"/>
          <w:szCs w:val="24"/>
        </w:rPr>
        <w:t xml:space="preserve">blog </w:t>
      </w:r>
      <w:del w:id="153" w:author="Nahuel Defossé" w:date="2018-03-01T14:13:00Z">
        <w:r w:rsidDel="00A34201">
          <w:rPr>
            <w:rFonts w:ascii="Arial" w:hAnsi="Arial" w:cs="Arial"/>
            <w:sz w:val="24"/>
            <w:szCs w:val="24"/>
          </w:rPr>
          <w:delText xml:space="preserve">histórico </w:delText>
        </w:r>
      </w:del>
      <w:r>
        <w:rPr>
          <w:rFonts w:ascii="Arial" w:hAnsi="Arial" w:cs="Arial"/>
          <w:sz w:val="24"/>
          <w:szCs w:val="24"/>
        </w:rPr>
        <w:t>con novedades y proyectos</w:t>
      </w:r>
      <w:ins w:id="154" w:author="Nahuel Defossé" w:date="2018-03-01T14:13:00Z">
        <w:r w:rsidR="00A34201">
          <w:rPr>
            <w:rFonts w:ascii="Arial" w:hAnsi="Arial" w:cs="Arial"/>
            <w:sz w:val="24"/>
            <w:szCs w:val="24"/>
          </w:rPr>
          <w:t xml:space="preserve"> relevantes</w:t>
        </w:r>
      </w:ins>
      <w:r>
        <w:rPr>
          <w:rFonts w:ascii="Arial" w:hAnsi="Arial" w:cs="Arial"/>
          <w:sz w:val="24"/>
          <w:szCs w:val="24"/>
        </w:rPr>
        <w:t xml:space="preserve"> que se encuentran en desarrollo. </w:t>
      </w:r>
    </w:p>
    <w:p w:rsidR="00120242" w:rsidRDefault="00120242">
      <w:pPr>
        <w:rPr>
          <w:rFonts w:ascii="Arial" w:hAnsi="Arial" w:cs="Arial"/>
          <w:sz w:val="24"/>
          <w:szCs w:val="24"/>
        </w:rPr>
      </w:pPr>
    </w:p>
    <w:p w:rsidR="00120242" w:rsidRDefault="009B0EBD">
      <w:pPr>
        <w:rPr>
          <w:rFonts w:ascii="Arial" w:hAnsi="Arial" w:cs="Arial"/>
          <w:sz w:val="24"/>
          <w:szCs w:val="24"/>
        </w:rPr>
      </w:pPr>
      <w:r>
        <w:rPr>
          <w:rFonts w:ascii="Arial" w:hAnsi="Arial" w:cs="Arial"/>
          <w:sz w:val="24"/>
          <w:szCs w:val="24"/>
        </w:rPr>
        <w:t xml:space="preserve">Además, se </w:t>
      </w:r>
      <w:del w:id="155" w:author="Nahuel Defossé" w:date="2018-03-01T14:13:00Z">
        <w:r w:rsidDel="00A34201">
          <w:rPr>
            <w:rFonts w:ascii="Arial" w:hAnsi="Arial" w:cs="Arial"/>
            <w:sz w:val="24"/>
            <w:szCs w:val="24"/>
          </w:rPr>
          <w:delText xml:space="preserve">crean </w:delText>
        </w:r>
      </w:del>
      <w:ins w:id="156" w:author="Nahuel Defossé" w:date="2018-03-01T14:13:00Z">
        <w:r w:rsidR="00A34201">
          <w:rPr>
            <w:rFonts w:ascii="Arial" w:hAnsi="Arial" w:cs="Arial"/>
            <w:sz w:val="24"/>
            <w:szCs w:val="24"/>
          </w:rPr>
          <w:t>han creado</w:t>
        </w:r>
        <w:r w:rsidR="00A34201">
          <w:rPr>
            <w:rFonts w:ascii="Arial" w:hAnsi="Arial" w:cs="Arial"/>
            <w:sz w:val="24"/>
            <w:szCs w:val="24"/>
          </w:rPr>
          <w:t xml:space="preserve"> </w:t>
        </w:r>
      </w:ins>
      <w:r>
        <w:rPr>
          <w:rFonts w:ascii="Arial" w:hAnsi="Arial" w:cs="Arial"/>
          <w:sz w:val="24"/>
          <w:szCs w:val="24"/>
        </w:rPr>
        <w:t xml:space="preserve">sitios como Arduino </w:t>
      </w:r>
      <w:ins w:id="157" w:author="Nahuel Defossé" w:date="2018-03-01T14:13:00Z">
        <w:r w:rsidR="00A34201">
          <w:rPr>
            <w:rFonts w:ascii="Arial" w:hAnsi="Arial" w:cs="Arial"/>
            <w:sz w:val="24"/>
            <w:szCs w:val="24"/>
          </w:rPr>
          <w:t>P</w:t>
        </w:r>
      </w:ins>
      <w:del w:id="158" w:author="Nahuel Defossé" w:date="2018-03-01T14:13:00Z">
        <w:r w:rsidDel="00A34201">
          <w:rPr>
            <w:rFonts w:ascii="Arial" w:hAnsi="Arial" w:cs="Arial"/>
            <w:sz w:val="24"/>
            <w:szCs w:val="24"/>
          </w:rPr>
          <w:delText>p</w:delText>
        </w:r>
      </w:del>
      <w:r>
        <w:rPr>
          <w:rFonts w:ascii="Arial" w:hAnsi="Arial" w:cs="Arial"/>
          <w:sz w:val="24"/>
          <w:szCs w:val="24"/>
        </w:rPr>
        <w:t>layground (</w:t>
      </w:r>
      <w:r w:rsidR="003D198B">
        <w:fldChar w:fldCharType="begin"/>
      </w:r>
      <w:r w:rsidR="003D198B">
        <w:instrText xml:space="preserve"> HYPERLINK "http://playground.arduino.cc/" </w:instrText>
      </w:r>
      <w:r w:rsidR="003D198B">
        <w:fldChar w:fldCharType="separate"/>
      </w:r>
      <w:r>
        <w:rPr>
          <w:rFonts w:ascii="Arial" w:hAnsi="Arial" w:cs="Arial"/>
          <w:sz w:val="24"/>
          <w:szCs w:val="24"/>
        </w:rPr>
        <w:t>http://playground.arduino.cc/</w:t>
      </w:r>
      <w:r w:rsidR="003D198B">
        <w:rPr>
          <w:rFonts w:ascii="Arial" w:hAnsi="Arial" w:cs="Arial"/>
          <w:sz w:val="24"/>
          <w:szCs w:val="24"/>
        </w:rPr>
        <w:fldChar w:fldCharType="end"/>
      </w:r>
      <w:r>
        <w:rPr>
          <w:rFonts w:ascii="Arial" w:hAnsi="Arial" w:cs="Arial"/>
          <w:sz w:val="24"/>
          <w:szCs w:val="24"/>
        </w:rPr>
        <w:t xml:space="preserve">) que </w:t>
      </w:r>
      <w:del w:id="159" w:author="Nahuel Defossé" w:date="2018-03-01T14:13:00Z">
        <w:r w:rsidDel="00A34201">
          <w:rPr>
            <w:rFonts w:ascii="Arial" w:hAnsi="Arial" w:cs="Arial"/>
            <w:sz w:val="24"/>
            <w:szCs w:val="24"/>
          </w:rPr>
          <w:delText>es una</w:delText>
        </w:r>
      </w:del>
      <w:ins w:id="160" w:author="Nahuel Defossé" w:date="2018-03-01T14:13:00Z">
        <w:r w:rsidR="00A34201">
          <w:rPr>
            <w:rFonts w:ascii="Arial" w:hAnsi="Arial" w:cs="Arial"/>
            <w:sz w:val="24"/>
            <w:szCs w:val="24"/>
          </w:rPr>
          <w:t>consiste en una</w:t>
        </w:r>
      </w:ins>
      <w:r>
        <w:rPr>
          <w:rFonts w:ascii="Arial" w:hAnsi="Arial" w:cs="Arial"/>
          <w:sz w:val="24"/>
          <w:szCs w:val="24"/>
        </w:rPr>
        <w:t xml:space="preserve"> </w:t>
      </w:r>
      <w:del w:id="161" w:author="Nahuel Defossé" w:date="2018-03-01T14:13:00Z">
        <w:r w:rsidDel="00A34201">
          <w:rPr>
            <w:rFonts w:ascii="Arial" w:hAnsi="Arial" w:cs="Arial"/>
            <w:sz w:val="24"/>
            <w:szCs w:val="24"/>
          </w:rPr>
          <w:delText xml:space="preserve">wiki </w:delText>
        </w:r>
      </w:del>
      <w:ins w:id="162" w:author="Nahuel Defossé" w:date="2018-03-01T14:13:00Z">
        <w:r w:rsidR="00A34201">
          <w:rPr>
            <w:rFonts w:ascii="Arial" w:hAnsi="Arial" w:cs="Arial"/>
            <w:sz w:val="24"/>
            <w:szCs w:val="24"/>
          </w:rPr>
          <w:t>W</w:t>
        </w:r>
        <w:r w:rsidR="00A34201">
          <w:rPr>
            <w:rFonts w:ascii="Arial" w:hAnsi="Arial" w:cs="Arial"/>
            <w:sz w:val="24"/>
            <w:szCs w:val="24"/>
          </w:rPr>
          <w:t xml:space="preserve">iki </w:t>
        </w:r>
      </w:ins>
      <w:r>
        <w:rPr>
          <w:rFonts w:ascii="Arial" w:hAnsi="Arial" w:cs="Arial"/>
          <w:sz w:val="24"/>
          <w:szCs w:val="24"/>
        </w:rPr>
        <w:t xml:space="preserve">donde todos los usuarios de Arduino pueden contribuir. Es el lugar donde publicar y compartir código, diagramas de circuitos, guías, manuales, cursos. Es </w:t>
      </w:r>
      <w:del w:id="163" w:author="Nahuel Defossé" w:date="2018-03-01T14:14:00Z">
        <w:r w:rsidDel="00A34201">
          <w:rPr>
            <w:rFonts w:ascii="Arial" w:hAnsi="Arial" w:cs="Arial"/>
            <w:sz w:val="24"/>
            <w:szCs w:val="24"/>
          </w:rPr>
          <w:delText xml:space="preserve">la </w:delText>
        </w:r>
      </w:del>
      <w:ins w:id="164" w:author="Nahuel Defossé" w:date="2018-03-01T14:14:00Z">
        <w:r w:rsidR="00A34201">
          <w:rPr>
            <w:rFonts w:ascii="Arial" w:hAnsi="Arial" w:cs="Arial"/>
            <w:sz w:val="24"/>
            <w:szCs w:val="24"/>
          </w:rPr>
          <w:t>una de las</w:t>
        </w:r>
        <w:r w:rsidR="00A34201">
          <w:rPr>
            <w:rFonts w:ascii="Arial" w:hAnsi="Arial" w:cs="Arial"/>
            <w:sz w:val="24"/>
            <w:szCs w:val="24"/>
          </w:rPr>
          <w:t xml:space="preserve"> </w:t>
        </w:r>
      </w:ins>
      <w:r>
        <w:rPr>
          <w:rFonts w:ascii="Arial" w:hAnsi="Arial" w:cs="Arial"/>
          <w:sz w:val="24"/>
          <w:szCs w:val="24"/>
        </w:rPr>
        <w:t xml:space="preserve">base de datos de conocimiento de la comunidad de Arduino. Este sitio a su vez tiene soporte </w:t>
      </w:r>
      <w:del w:id="165" w:author="Nahuel Defossé" w:date="2018-03-01T14:14:00Z">
        <w:r w:rsidDel="00A34201">
          <w:rPr>
            <w:rFonts w:ascii="Arial" w:hAnsi="Arial" w:cs="Arial"/>
            <w:sz w:val="24"/>
            <w:szCs w:val="24"/>
          </w:rPr>
          <w:delText xml:space="preserve">a </w:delText>
        </w:r>
      </w:del>
      <w:ins w:id="166" w:author="Nahuel Defossé" w:date="2018-03-01T14:14:00Z">
        <w:r w:rsidR="00A34201">
          <w:rPr>
            <w:rFonts w:ascii="Arial" w:hAnsi="Arial" w:cs="Arial"/>
            <w:sz w:val="24"/>
            <w:szCs w:val="24"/>
          </w:rPr>
          <w:t>de</w:t>
        </w:r>
        <w:r w:rsidR="00A34201">
          <w:rPr>
            <w:rFonts w:ascii="Arial" w:hAnsi="Arial" w:cs="Arial"/>
            <w:sz w:val="24"/>
            <w:szCs w:val="24"/>
          </w:rPr>
          <w:t xml:space="preserve"> </w:t>
        </w:r>
      </w:ins>
      <w:r>
        <w:rPr>
          <w:rFonts w:ascii="Arial" w:hAnsi="Arial" w:cs="Arial"/>
          <w:sz w:val="24"/>
          <w:szCs w:val="24"/>
        </w:rPr>
        <w:t>distintos lenguajes como el español (</w:t>
      </w:r>
      <w:r w:rsidR="003D198B">
        <w:fldChar w:fldCharType="begin"/>
      </w:r>
      <w:r w:rsidR="003D198B">
        <w:instrText xml:space="preserve"> HYPERLINK "https://playground.arduino.cc/Es/Es" </w:instrText>
      </w:r>
      <w:r w:rsidR="003D198B">
        <w:fldChar w:fldCharType="separate"/>
      </w:r>
      <w:r>
        <w:rPr>
          <w:rFonts w:ascii="Arial" w:hAnsi="Arial" w:cs="Arial"/>
          <w:sz w:val="24"/>
          <w:szCs w:val="24"/>
        </w:rPr>
        <w:t>https://playground.arduino.cc/Es/Es</w:t>
      </w:r>
      <w:r w:rsidR="003D198B">
        <w:rPr>
          <w:rFonts w:ascii="Arial" w:hAnsi="Arial" w:cs="Arial"/>
          <w:sz w:val="24"/>
          <w:szCs w:val="24"/>
        </w:rPr>
        <w:fldChar w:fldCharType="end"/>
      </w:r>
      <w:r>
        <w:rPr>
          <w:rFonts w:ascii="Arial" w:hAnsi="Arial" w:cs="Arial"/>
          <w:sz w:val="24"/>
          <w:szCs w:val="24"/>
        </w:rPr>
        <w:t>).</w:t>
      </w:r>
    </w:p>
    <w:p w:rsidR="00120242" w:rsidRDefault="009B0EBD">
      <w:pPr>
        <w:rPr>
          <w:rFonts w:ascii="Arial" w:hAnsi="Arial" w:cs="Arial"/>
          <w:sz w:val="24"/>
          <w:szCs w:val="24"/>
        </w:rPr>
      </w:pPr>
      <w:del w:id="167" w:author="Nahuel Defossé" w:date="2018-03-01T14:14:00Z">
        <w:r w:rsidDel="00A34201">
          <w:rPr>
            <w:rFonts w:ascii="Arial" w:hAnsi="Arial" w:cs="Arial"/>
            <w:sz w:val="24"/>
            <w:szCs w:val="24"/>
          </w:rPr>
          <w:delText>Por otro lado</w:delText>
        </w:r>
      </w:del>
      <w:ins w:id="168" w:author="Nahuel Defossé" w:date="2018-03-01T14:14:00Z">
        <w:r w:rsidR="00A34201">
          <w:rPr>
            <w:rFonts w:ascii="Arial" w:hAnsi="Arial" w:cs="Arial"/>
            <w:sz w:val="24"/>
            <w:szCs w:val="24"/>
          </w:rPr>
          <w:t>Otro ejemplo de las actividades de la comunidad</w:t>
        </w:r>
      </w:ins>
      <w:del w:id="169" w:author="Nahuel Defossé" w:date="2018-03-01T14:14:00Z">
        <w:r w:rsidDel="00A34201">
          <w:rPr>
            <w:rFonts w:ascii="Arial" w:hAnsi="Arial" w:cs="Arial"/>
            <w:sz w:val="24"/>
            <w:szCs w:val="24"/>
          </w:rPr>
          <w:delText xml:space="preserve">, existe </w:delText>
        </w:r>
      </w:del>
      <w:ins w:id="170" w:author="Nahuel Defossé" w:date="2018-03-01T14:14:00Z">
        <w:r w:rsidR="00A34201">
          <w:rPr>
            <w:rFonts w:ascii="Arial" w:hAnsi="Arial" w:cs="Arial"/>
            <w:sz w:val="24"/>
            <w:szCs w:val="24"/>
          </w:rPr>
          <w:t xml:space="preserve"> es el sitio </w:t>
        </w:r>
      </w:ins>
      <w:r>
        <w:rPr>
          <w:rFonts w:ascii="Arial" w:hAnsi="Arial" w:cs="Arial"/>
          <w:sz w:val="24"/>
          <w:szCs w:val="24"/>
        </w:rPr>
        <w:t xml:space="preserve">Arduino Hub, un lugar donde se comparten los proyectos, dando los distintos pasos para reproducirlo. </w:t>
      </w:r>
    </w:p>
    <w:p w:rsidR="00120242" w:rsidRDefault="00120242">
      <w:pPr>
        <w:rPr>
          <w:rFonts w:ascii="Arial" w:hAnsi="Arial" w:cs="Arial"/>
          <w:sz w:val="24"/>
          <w:szCs w:val="24"/>
        </w:rPr>
      </w:pPr>
    </w:p>
    <w:p w:rsidR="00120242" w:rsidDel="00A34201" w:rsidRDefault="009B0EBD">
      <w:pPr>
        <w:rPr>
          <w:moveFrom w:id="171" w:author="Nahuel Defossé" w:date="2018-03-01T14:15:00Z"/>
          <w:rFonts w:ascii="Arial" w:hAnsi="Arial" w:cs="Arial"/>
          <w:sz w:val="24"/>
          <w:szCs w:val="24"/>
        </w:rPr>
      </w:pPr>
      <w:moveFromRangeStart w:id="172" w:author="Nahuel Defossé" w:date="2018-03-01T14:15:00Z" w:name="move507677043"/>
      <w:moveFrom w:id="173" w:author="Nahuel Defossé" w:date="2018-03-01T14:15:00Z">
        <w:r w:rsidDel="00A34201">
          <w:rPr>
            <w:rFonts w:ascii="Arial" w:hAnsi="Arial" w:cs="Arial"/>
            <w:sz w:val="24"/>
            <w:szCs w:val="24"/>
          </w:rPr>
          <w:t>El manifiesto de la comunidad Arduino dice (traducción al español):</w:t>
        </w:r>
      </w:moveFrom>
    </w:p>
    <w:p w:rsidR="00120242" w:rsidDel="00A34201" w:rsidRDefault="00120242">
      <w:pPr>
        <w:rPr>
          <w:moveFrom w:id="174" w:author="Nahuel Defossé" w:date="2018-03-01T14:15:00Z"/>
          <w:rFonts w:ascii="Arial" w:hAnsi="Arial" w:cs="Arial"/>
          <w:sz w:val="24"/>
          <w:szCs w:val="24"/>
        </w:rPr>
      </w:pPr>
    </w:p>
    <w:p w:rsidR="00120242" w:rsidDel="00A34201" w:rsidRDefault="009B0EBD">
      <w:pPr>
        <w:rPr>
          <w:moveFrom w:id="175" w:author="Nahuel Defossé" w:date="2018-03-01T14:15:00Z"/>
          <w:rFonts w:ascii="Arial" w:hAnsi="Arial" w:cs="Arial"/>
          <w:sz w:val="24"/>
          <w:szCs w:val="24"/>
        </w:rPr>
      </w:pPr>
      <w:moveFrom w:id="176" w:author="Nahuel Defossé" w:date="2018-03-01T14:15:00Z">
        <w:r w:rsidDel="00A34201">
          <w:rPr>
            <w:rFonts w:ascii="Arial" w:hAnsi="Arial" w:cs="Arial"/>
            <w:sz w:val="24"/>
            <w:szCs w:val="24"/>
          </w:rPr>
          <w:t xml:space="preserve">“Apoyar al ecosistema de hardware y software de open source Arduino, haciendo que los productos electrónicos sean abiertos y participativos. </w:t>
        </w:r>
      </w:moveFrom>
    </w:p>
    <w:p w:rsidR="00120242" w:rsidDel="00A34201" w:rsidRDefault="009B0EBD">
      <w:pPr>
        <w:rPr>
          <w:moveFrom w:id="177" w:author="Nahuel Defossé" w:date="2018-03-01T14:15:00Z"/>
          <w:rFonts w:ascii="Arial" w:hAnsi="Arial" w:cs="Arial"/>
          <w:sz w:val="24"/>
          <w:szCs w:val="24"/>
        </w:rPr>
      </w:pPr>
      <w:moveFrom w:id="178" w:author="Nahuel Defossé" w:date="2018-03-01T14:15:00Z">
        <w:r w:rsidDel="00A34201">
          <w:rPr>
            <w:rFonts w:ascii="Arial" w:hAnsi="Arial" w:cs="Arial"/>
            <w:sz w:val="24"/>
            <w:szCs w:val="24"/>
          </w:rPr>
          <w:t xml:space="preserve">Servir como un evangelista para Arduino, expandir el ecosistema de código abierto a estudiantes, fabricantes, desarrolladores, diseñadores, ingenieros y empresas dentro de sus comunidades locales. </w:t>
        </w:r>
      </w:moveFrom>
    </w:p>
    <w:p w:rsidR="00120242" w:rsidDel="00A34201" w:rsidRDefault="009B0EBD">
      <w:pPr>
        <w:rPr>
          <w:moveFrom w:id="179" w:author="Nahuel Defossé" w:date="2018-03-01T14:15:00Z"/>
          <w:rFonts w:ascii="Arial" w:hAnsi="Arial" w:cs="Arial"/>
          <w:sz w:val="24"/>
          <w:szCs w:val="24"/>
        </w:rPr>
      </w:pPr>
      <w:moveFrom w:id="180" w:author="Nahuel Defossé" w:date="2018-03-01T14:15:00Z">
        <w:r w:rsidDel="00A34201">
          <w:rPr>
            <w:rFonts w:ascii="Arial" w:hAnsi="Arial" w:cs="Arial"/>
            <w:sz w:val="24"/>
            <w:szCs w:val="24"/>
          </w:rPr>
          <w:t>Construir una red global de comunidades que diseñen y codifiquen proyectos, intercambien ideas, organicen actividades de colaboración y dicten cursos oficiales de Arduino, independientemente de su edad, sexo, idioma y capacidad técnica”</w:t>
        </w:r>
        <w:r w:rsidDel="00A34201">
          <w:rPr>
            <w:rStyle w:val="Refdenotaalpie"/>
            <w:rFonts w:ascii="Arial" w:hAnsi="Arial" w:cs="Arial"/>
            <w:sz w:val="24"/>
            <w:szCs w:val="24"/>
          </w:rPr>
          <w:footnoteReference w:id="3"/>
        </w:r>
      </w:moveFrom>
    </w:p>
    <w:moveFromRangeEnd w:id="172"/>
    <w:p w:rsidR="00120242" w:rsidRDefault="00120242">
      <w:pPr>
        <w:rPr>
          <w:rFonts w:ascii="Arial" w:hAnsi="Arial" w:cs="Arial"/>
          <w:sz w:val="24"/>
          <w:szCs w:val="24"/>
        </w:rPr>
      </w:pPr>
    </w:p>
    <w:p w:rsidR="00F12D08" w:rsidRDefault="00F12D08">
      <w:pPr>
        <w:spacing w:after="160" w:line="259" w:lineRule="auto"/>
        <w:jc w:val="left"/>
        <w:rPr>
          <w:rFonts w:ascii="Arial" w:hAnsi="Arial" w:cs="Arial"/>
          <w:sz w:val="24"/>
          <w:szCs w:val="24"/>
        </w:rPr>
      </w:pPr>
      <w:r>
        <w:rPr>
          <w:rFonts w:ascii="Arial" w:hAnsi="Arial" w:cs="Arial"/>
          <w:sz w:val="24"/>
          <w:szCs w:val="24"/>
        </w:rPr>
        <w:br w:type="page"/>
      </w:r>
    </w:p>
    <w:p w:rsidR="00120242" w:rsidRDefault="009B0EBD">
      <w:pPr>
        <w:rPr>
          <w:rFonts w:ascii="Arial" w:hAnsi="Arial" w:cs="Arial"/>
          <w:sz w:val="24"/>
          <w:szCs w:val="24"/>
        </w:rPr>
      </w:pPr>
      <w:commentRangeStart w:id="183"/>
      <w:r>
        <w:rPr>
          <w:rFonts w:ascii="Arial" w:hAnsi="Arial" w:cs="Arial"/>
          <w:sz w:val="24"/>
          <w:szCs w:val="24"/>
        </w:rPr>
        <w:t>La siguiente imagen (</w:t>
      </w:r>
      <w:r>
        <w:rPr>
          <w:rFonts w:ascii="Arial" w:hAnsi="Arial" w:cs="Arial"/>
          <w:sz w:val="24"/>
          <w:szCs w:val="24"/>
        </w:rPr>
        <w:fldChar w:fldCharType="begin"/>
      </w:r>
      <w:r>
        <w:rPr>
          <w:rFonts w:ascii="Arial" w:hAnsi="Arial" w:cs="Arial"/>
          <w:sz w:val="24"/>
          <w:szCs w:val="24"/>
        </w:rPr>
        <w:instrText xml:space="preserve"> REF _Ref502097256 \h </w:instrText>
      </w:r>
      <w:r>
        <w:rPr>
          <w:rFonts w:ascii="Arial" w:hAnsi="Arial" w:cs="Arial"/>
          <w:sz w:val="24"/>
          <w:szCs w:val="24"/>
        </w:rPr>
      </w:r>
      <w:r>
        <w:rPr>
          <w:rFonts w:ascii="Arial" w:hAnsi="Arial" w:cs="Arial"/>
          <w:sz w:val="24"/>
          <w:szCs w:val="24"/>
        </w:rPr>
        <w:fldChar w:fldCharType="separate"/>
      </w:r>
      <w:r>
        <w:t xml:space="preserve">Ilustración </w:t>
      </w:r>
      <w:r>
        <w:rPr>
          <w:noProof/>
        </w:rPr>
        <w:t>16</w:t>
      </w:r>
      <w:r>
        <w:t xml:space="preserve"> - Logotipo comunidad open-source de Arduino</w:t>
      </w:r>
      <w:r>
        <w:rPr>
          <w:rFonts w:ascii="Arial" w:hAnsi="Arial" w:cs="Arial"/>
          <w:sz w:val="24"/>
          <w:szCs w:val="24"/>
        </w:rPr>
        <w:fldChar w:fldCharType="end"/>
      </w:r>
      <w:r>
        <w:rPr>
          <w:rFonts w:ascii="Arial" w:hAnsi="Arial" w:cs="Arial"/>
          <w:sz w:val="24"/>
          <w:szCs w:val="24"/>
        </w:rPr>
        <w:t>) muestra el logotipo oficial de la comunidad open-source de Arduino.</w:t>
      </w:r>
      <w:commentRangeEnd w:id="183"/>
      <w:r w:rsidR="00A34201">
        <w:rPr>
          <w:rStyle w:val="Refdecomentario"/>
        </w:rPr>
        <w:commentReference w:id="183"/>
      </w:r>
    </w:p>
    <w:p w:rsidR="00120242" w:rsidRDefault="009B0EBD">
      <w:pPr>
        <w:keepNext/>
        <w:jc w:val="center"/>
      </w:pPr>
      <w:r>
        <w:rPr>
          <w:noProof/>
          <w:lang w:val="en-US" w:eastAsia="en-US"/>
        </w:rPr>
        <w:drawing>
          <wp:inline distT="0" distB="0" distL="0" distR="0" wp14:anchorId="070B5E01" wp14:editId="5A2210C6">
            <wp:extent cx="2590799" cy="1140317"/>
            <wp:effectExtent l="0" t="0" r="0" b="3175"/>
            <wp:docPr id="1037" name="Image1" descr="ArduinoCommunityLogo_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590799" cy="1140317"/>
                    </a:xfrm>
                    <a:prstGeom prst="rect">
                      <a:avLst/>
                    </a:prstGeom>
                  </pic:spPr>
                </pic:pic>
              </a:graphicData>
            </a:graphic>
          </wp:inline>
        </w:drawing>
      </w:r>
    </w:p>
    <w:p w:rsidR="00120242" w:rsidRDefault="009B0EBD">
      <w:pPr>
        <w:pStyle w:val="Descripcin"/>
        <w:jc w:val="center"/>
        <w:rPr>
          <w:rFonts w:ascii="Arial" w:hAnsi="Arial" w:cs="Arial"/>
          <w:sz w:val="24"/>
          <w:szCs w:val="24"/>
        </w:rPr>
      </w:pPr>
      <w:bookmarkStart w:id="184" w:name="_Ref502097256"/>
      <w:bookmarkStart w:id="185" w:name="_Toc504153982"/>
      <w:r>
        <w:t xml:space="preserve">Ilustración </w:t>
      </w:r>
      <w:r w:rsidR="003D198B">
        <w:fldChar w:fldCharType="begin"/>
      </w:r>
      <w:r w:rsidR="003D198B">
        <w:instrText xml:space="preserve"> SEQ Ilustración \* ARABIC </w:instrText>
      </w:r>
      <w:r w:rsidR="003D198B">
        <w:fldChar w:fldCharType="separate"/>
      </w:r>
      <w:r w:rsidR="009A7239">
        <w:rPr>
          <w:noProof/>
        </w:rPr>
        <w:t>10</w:t>
      </w:r>
      <w:r w:rsidR="003D198B">
        <w:rPr>
          <w:noProof/>
        </w:rPr>
        <w:fldChar w:fldCharType="end"/>
      </w:r>
      <w:r>
        <w:t xml:space="preserve"> - Logotipo comunidad open-source de Arduino</w:t>
      </w:r>
      <w:bookmarkEnd w:id="184"/>
      <w:bookmarkEnd w:id="185"/>
    </w:p>
    <w:p w:rsidR="00120242" w:rsidRDefault="009B0EBD">
      <w:pPr>
        <w:pStyle w:val="Ttulo3"/>
        <w:rPr>
          <w:b w:val="0"/>
          <w:sz w:val="28"/>
          <w:szCs w:val="28"/>
        </w:rPr>
      </w:pPr>
      <w:bookmarkStart w:id="186" w:name="_Toc504153906"/>
      <w:r>
        <w:rPr>
          <w:b w:val="0"/>
          <w:sz w:val="28"/>
          <w:szCs w:val="28"/>
        </w:rPr>
        <w:t xml:space="preserve">3.6.2 </w:t>
      </w:r>
      <w:del w:id="187" w:author="Nahuel Defossé" w:date="2018-03-01T14:21:00Z">
        <w:r w:rsidDel="009D797C">
          <w:rPr>
            <w:b w:val="0"/>
            <w:sz w:val="28"/>
            <w:szCs w:val="28"/>
          </w:rPr>
          <w:delText>La s</w:delText>
        </w:r>
      </w:del>
      <w:ins w:id="188" w:author="Nahuel Defossé" w:date="2018-03-01T14:21:00Z">
        <w:r w:rsidR="009D797C">
          <w:rPr>
            <w:b w:val="0"/>
            <w:sz w:val="28"/>
            <w:szCs w:val="28"/>
          </w:rPr>
          <w:t>S</w:t>
        </w:r>
      </w:ins>
      <w:r>
        <w:rPr>
          <w:b w:val="0"/>
          <w:sz w:val="28"/>
          <w:szCs w:val="28"/>
        </w:rPr>
        <w:t xml:space="preserve">encillez </w:t>
      </w:r>
      <w:del w:id="189" w:author="Nahuel Defossé" w:date="2018-03-01T14:22:00Z">
        <w:r w:rsidDel="009D797C">
          <w:rPr>
            <w:b w:val="0"/>
            <w:sz w:val="28"/>
            <w:szCs w:val="28"/>
          </w:rPr>
          <w:delText xml:space="preserve">del lenguaje </w:delText>
        </w:r>
      </w:del>
      <w:r>
        <w:rPr>
          <w:b w:val="0"/>
          <w:sz w:val="28"/>
          <w:szCs w:val="28"/>
        </w:rPr>
        <w:t>de programación</w:t>
      </w:r>
      <w:bookmarkEnd w:id="186"/>
    </w:p>
    <w:p w:rsidR="00120242" w:rsidRDefault="00120242">
      <w:pPr>
        <w:rPr>
          <w:rFonts w:ascii="Arial" w:hAnsi="Arial" w:cs="Arial"/>
          <w:b/>
          <w:sz w:val="24"/>
          <w:szCs w:val="24"/>
        </w:rPr>
      </w:pPr>
    </w:p>
    <w:p w:rsidR="00120242" w:rsidRDefault="00A34201">
      <w:pPr>
        <w:rPr>
          <w:rFonts w:ascii="Arial" w:hAnsi="Arial" w:cs="Arial"/>
          <w:sz w:val="24"/>
          <w:szCs w:val="24"/>
        </w:rPr>
      </w:pPr>
      <w:ins w:id="190" w:author="Nahuel Defossé" w:date="2018-03-01T14:18:00Z">
        <w:r>
          <w:rPr>
            <w:rFonts w:ascii="Arial" w:hAnsi="Arial" w:cs="Arial"/>
            <w:sz w:val="24"/>
            <w:szCs w:val="24"/>
          </w:rPr>
          <w:t xml:space="preserve">Gracias a la reutilización de las ideas de </w:t>
        </w:r>
      </w:ins>
      <w:ins w:id="191" w:author="Nahuel Defossé" w:date="2018-03-01T14:16:00Z">
        <w:r>
          <w:rPr>
            <w:rFonts w:ascii="Arial" w:hAnsi="Arial" w:cs="Arial"/>
            <w:sz w:val="24"/>
            <w:szCs w:val="24"/>
          </w:rPr>
          <w:t>Wiring</w:t>
        </w:r>
      </w:ins>
      <w:ins w:id="192" w:author="Nahuel Defossé" w:date="2018-03-01T14:18:00Z">
        <w:r>
          <w:rPr>
            <w:rFonts w:ascii="Arial" w:hAnsi="Arial" w:cs="Arial"/>
            <w:sz w:val="24"/>
            <w:szCs w:val="24"/>
          </w:rPr>
          <w:t xml:space="preserve">, Arduino </w:t>
        </w:r>
      </w:ins>
      <w:del w:id="193" w:author="Nahuel Defossé" w:date="2018-03-01T14:17:00Z">
        <w:r w:rsidR="009B0EBD" w:rsidDel="00A34201">
          <w:rPr>
            <w:rFonts w:ascii="Arial" w:hAnsi="Arial" w:cs="Arial"/>
            <w:sz w:val="24"/>
            <w:szCs w:val="24"/>
          </w:rPr>
          <w:delText xml:space="preserve">Programar la placa es muy sencillo y accesible, y la ayuda por parte de la comunidad lo hace aún más fácil. Como se mostró en las ilustraciones (Ilustraciones 10 y 11), podemos apreciar librerías con </w:delText>
        </w:r>
      </w:del>
      <w:ins w:id="194" w:author="Nahuel Defossé" w:date="2018-03-01T14:18:00Z">
        <w:r>
          <w:rPr>
            <w:rFonts w:ascii="Arial" w:hAnsi="Arial" w:cs="Arial"/>
            <w:sz w:val="24"/>
            <w:szCs w:val="24"/>
          </w:rPr>
          <w:t xml:space="preserve">provee </w:t>
        </w:r>
      </w:ins>
      <w:r w:rsidR="009B0EBD">
        <w:rPr>
          <w:rFonts w:ascii="Arial" w:hAnsi="Arial" w:cs="Arial"/>
          <w:sz w:val="24"/>
          <w:szCs w:val="24"/>
        </w:rPr>
        <w:t xml:space="preserve">un alto nivel de abstracción </w:t>
      </w:r>
      <w:del w:id="195" w:author="Nahuel Defossé" w:date="2018-03-01T14:17:00Z">
        <w:r w:rsidR="009B0EBD" w:rsidDel="00A34201">
          <w:rPr>
            <w:rFonts w:ascii="Arial" w:hAnsi="Arial" w:cs="Arial"/>
            <w:sz w:val="24"/>
            <w:szCs w:val="24"/>
          </w:rPr>
          <w:delText xml:space="preserve">en </w:delText>
        </w:r>
      </w:del>
      <w:ins w:id="196" w:author="Nahuel Defossé" w:date="2018-03-01T14:17:00Z">
        <w:r>
          <w:rPr>
            <w:rFonts w:ascii="Arial" w:hAnsi="Arial" w:cs="Arial"/>
            <w:sz w:val="24"/>
            <w:szCs w:val="24"/>
          </w:rPr>
          <w:t xml:space="preserve">con respecto </w:t>
        </w:r>
      </w:ins>
      <w:ins w:id="197" w:author="Nahuel Defossé" w:date="2018-03-01T14:18:00Z">
        <w:r>
          <w:rPr>
            <w:rFonts w:ascii="Arial" w:hAnsi="Arial" w:cs="Arial"/>
            <w:sz w:val="24"/>
            <w:szCs w:val="24"/>
          </w:rPr>
          <w:t>al hardware.</w:t>
        </w:r>
      </w:ins>
      <w:del w:id="198" w:author="Nahuel Defossé" w:date="2018-03-01T14:18:00Z">
        <w:r w:rsidR="009B0EBD" w:rsidDel="00A34201">
          <w:rPr>
            <w:rFonts w:ascii="Arial" w:hAnsi="Arial" w:cs="Arial"/>
            <w:sz w:val="24"/>
            <w:szCs w:val="24"/>
          </w:rPr>
          <w:delText>cuanto al acceso a bajo nivel.</w:delText>
        </w:r>
      </w:del>
      <w:r w:rsidR="009B0EBD">
        <w:rPr>
          <w:rFonts w:ascii="Arial" w:hAnsi="Arial" w:cs="Arial"/>
          <w:sz w:val="24"/>
          <w:szCs w:val="24"/>
        </w:rPr>
        <w:t xml:space="preserve"> </w:t>
      </w:r>
    </w:p>
    <w:p w:rsidR="00120242" w:rsidRDefault="00120242">
      <w:pPr>
        <w:rPr>
          <w:rFonts w:ascii="Arial" w:hAnsi="Arial" w:cs="Arial"/>
          <w:sz w:val="24"/>
          <w:szCs w:val="24"/>
        </w:rPr>
      </w:pPr>
    </w:p>
    <w:p w:rsidR="00120242" w:rsidRDefault="009B0EBD">
      <w:pPr>
        <w:rPr>
          <w:rFonts w:ascii="Arial" w:hAnsi="Arial" w:cs="Arial"/>
          <w:sz w:val="24"/>
          <w:szCs w:val="24"/>
        </w:rPr>
      </w:pPr>
      <w:del w:id="199" w:author="Nahuel Defossé" w:date="2018-03-01T14:19:00Z">
        <w:r w:rsidDel="00A34201">
          <w:rPr>
            <w:rFonts w:ascii="Arial" w:hAnsi="Arial" w:cs="Arial"/>
            <w:sz w:val="24"/>
            <w:szCs w:val="24"/>
          </w:rPr>
          <w:delText>La definición de puertos con la sentencia a alto nivel, seteando los puertos del 1 al 7 en un Arduino UNO como salida sería:</w:delText>
        </w:r>
      </w:del>
      <w:ins w:id="200" w:author="Nahuel Defossé" w:date="2018-03-01T14:19:00Z">
        <w:r w:rsidR="00A34201">
          <w:rPr>
            <w:rFonts w:ascii="Arial" w:hAnsi="Arial" w:cs="Arial"/>
            <w:sz w:val="24"/>
            <w:szCs w:val="24"/>
          </w:rPr>
          <w:t xml:space="preserve">Por ejemplo, para establecer </w:t>
        </w:r>
      </w:ins>
      <w:ins w:id="201" w:author="Nahuel Defossé" w:date="2018-03-01T14:20:00Z">
        <w:r w:rsidR="009D797C">
          <w:rPr>
            <w:rFonts w:ascii="Arial" w:hAnsi="Arial" w:cs="Arial"/>
            <w:sz w:val="24"/>
            <w:szCs w:val="24"/>
          </w:rPr>
          <w:t>como salida</w:t>
        </w:r>
      </w:ins>
      <w:ins w:id="202" w:author="Nahuel Defossé" w:date="2018-03-01T14:19:00Z">
        <w:r w:rsidR="00A34201">
          <w:rPr>
            <w:rFonts w:ascii="Arial" w:hAnsi="Arial" w:cs="Arial"/>
            <w:sz w:val="24"/>
            <w:szCs w:val="24"/>
          </w:rPr>
          <w:t xml:space="preserve"> los </w:t>
        </w:r>
      </w:ins>
      <w:ins w:id="203" w:author="Nahuel Defossé" w:date="2018-03-01T14:20:00Z">
        <w:r w:rsidR="009D797C">
          <w:rPr>
            <w:rFonts w:ascii="Arial" w:hAnsi="Arial" w:cs="Arial"/>
            <w:sz w:val="24"/>
            <w:szCs w:val="24"/>
          </w:rPr>
          <w:t>los puertos 1 al 7, se puede utilizar la siguiente fragmento de código:</w:t>
        </w:r>
      </w:ins>
    </w:p>
    <w:p w:rsidR="00120242" w:rsidRDefault="00120242">
      <w:pPr>
        <w:rPr>
          <w:rFonts w:ascii="Arial" w:hAnsi="Arial" w:cs="Arial"/>
          <w:sz w:val="24"/>
          <w:szCs w:val="24"/>
        </w:rPr>
      </w:pPr>
    </w:p>
    <w:p w:rsidR="00120242" w:rsidRPr="00FD6C82" w:rsidRDefault="009B0EBD">
      <w:pPr>
        <w:rPr>
          <w:rFonts w:ascii="Courier New" w:eastAsia="Droid Sans Mono" w:hAnsi="Courier New" w:cs="Courier New"/>
          <w:sz w:val="24"/>
          <w:szCs w:val="24"/>
          <w:lang w:val="en-US"/>
        </w:rPr>
      </w:pPr>
      <w:proofErr w:type="spellStart"/>
      <w:r w:rsidRPr="00FD6C82">
        <w:rPr>
          <w:rFonts w:ascii="Courier New" w:eastAsia="Droid Sans Mono" w:hAnsi="Courier New" w:cs="Courier New"/>
          <w:sz w:val="24"/>
          <w:szCs w:val="24"/>
          <w:lang w:val="en-US"/>
        </w:rPr>
        <w:t>PinMode</w:t>
      </w:r>
      <w:proofErr w:type="spellEnd"/>
      <w:r w:rsidRPr="00FD6C82">
        <w:rPr>
          <w:rFonts w:ascii="Courier New" w:eastAsia="Droid Sans Mono" w:hAnsi="Courier New" w:cs="Courier New"/>
          <w:sz w:val="24"/>
          <w:szCs w:val="24"/>
          <w:lang w:val="en-US"/>
        </w:rPr>
        <w:t>(1,OUTPUT) ;</w:t>
      </w:r>
    </w:p>
    <w:p w:rsidR="00120242" w:rsidRPr="00FD6C82" w:rsidRDefault="009B0EBD">
      <w:pPr>
        <w:rPr>
          <w:rFonts w:ascii="Courier New" w:eastAsia="Droid Sans Mono" w:hAnsi="Courier New" w:cs="Courier New"/>
          <w:sz w:val="24"/>
          <w:szCs w:val="24"/>
          <w:lang w:val="en-US"/>
        </w:rPr>
      </w:pPr>
      <w:proofErr w:type="spellStart"/>
      <w:r w:rsidRPr="00FD6C82">
        <w:rPr>
          <w:rFonts w:ascii="Courier New" w:eastAsia="Droid Sans Mono" w:hAnsi="Courier New" w:cs="Courier New"/>
          <w:sz w:val="24"/>
          <w:szCs w:val="24"/>
          <w:lang w:val="en-US"/>
        </w:rPr>
        <w:t>PinMode</w:t>
      </w:r>
      <w:proofErr w:type="spellEnd"/>
      <w:r w:rsidRPr="00FD6C82">
        <w:rPr>
          <w:rFonts w:ascii="Courier New" w:eastAsia="Droid Sans Mono" w:hAnsi="Courier New" w:cs="Courier New"/>
          <w:sz w:val="24"/>
          <w:szCs w:val="24"/>
          <w:lang w:val="en-US"/>
        </w:rPr>
        <w:t>(2,OUTPUT) ;</w:t>
      </w:r>
    </w:p>
    <w:p w:rsidR="00120242" w:rsidRDefault="009B0EBD">
      <w:pPr>
        <w:rPr>
          <w:rFonts w:ascii="Droid Sans Mono" w:eastAsia="Droid Sans Mono" w:cs="Droid Sans Mono"/>
          <w:sz w:val="24"/>
          <w:szCs w:val="24"/>
          <w:lang w:val="en-US"/>
        </w:rPr>
      </w:pPr>
      <w:r>
        <w:rPr>
          <w:rFonts w:ascii="Droid Sans Mono" w:eastAsia="Droid Sans Mono" w:cs="Droid Sans Mono"/>
          <w:sz w:val="24"/>
          <w:szCs w:val="24"/>
          <w:lang w:val="en-US"/>
        </w:rPr>
        <w:t>…</w:t>
      </w:r>
      <w:r>
        <w:rPr>
          <w:rFonts w:ascii="Droid Sans Mono" w:eastAsia="Droid Sans Mono" w:cs="Droid Sans Mono"/>
          <w:sz w:val="24"/>
          <w:szCs w:val="24"/>
          <w:lang w:val="en-US"/>
        </w:rPr>
        <w:t>;</w:t>
      </w:r>
    </w:p>
    <w:p w:rsidR="00120242" w:rsidRPr="00FD6C82" w:rsidRDefault="009B0EBD">
      <w:pPr>
        <w:rPr>
          <w:rFonts w:ascii="Courier New" w:eastAsia="Droid Sans Mono" w:hAnsi="Courier New" w:cs="Courier New"/>
          <w:sz w:val="24"/>
          <w:szCs w:val="24"/>
          <w:lang w:val="en-US"/>
        </w:rPr>
      </w:pPr>
      <w:proofErr w:type="spellStart"/>
      <w:r w:rsidRPr="00FD6C82">
        <w:rPr>
          <w:rFonts w:ascii="Courier New" w:eastAsia="Droid Sans Mono" w:hAnsi="Courier New" w:cs="Courier New"/>
          <w:sz w:val="24"/>
          <w:szCs w:val="24"/>
          <w:lang w:val="en-US"/>
        </w:rPr>
        <w:t>PinMode</w:t>
      </w:r>
      <w:proofErr w:type="spellEnd"/>
      <w:r w:rsidRPr="00FD6C82">
        <w:rPr>
          <w:rFonts w:ascii="Courier New" w:eastAsia="Droid Sans Mono" w:hAnsi="Courier New" w:cs="Courier New"/>
          <w:sz w:val="24"/>
          <w:szCs w:val="24"/>
          <w:lang w:val="en-US"/>
        </w:rPr>
        <w:t>(7,OUTPUT) ;</w:t>
      </w:r>
    </w:p>
    <w:p w:rsidR="00120242" w:rsidRDefault="009B0EBD">
      <w:pPr>
        <w:rPr>
          <w:rFonts w:ascii="Droid Sans Mono" w:eastAsia="Droid Sans Mono" w:cs="Droid Sans Mono"/>
          <w:sz w:val="24"/>
          <w:szCs w:val="24"/>
          <w:lang w:val="en-US"/>
        </w:rPr>
      </w:pPr>
      <w:proofErr w:type="spellStart"/>
      <w:r w:rsidRPr="009D797C">
        <w:rPr>
          <w:rFonts w:ascii="Arial" w:hAnsi="Arial" w:cs="Arial"/>
          <w:sz w:val="24"/>
          <w:szCs w:val="24"/>
          <w:rPrChange w:id="204" w:author="Nahuel Defossé" w:date="2018-03-01T14:21:00Z">
            <w:rPr>
              <w:rFonts w:ascii="Droid Sans Mono" w:eastAsia="Droid Sans Mono" w:cs="Droid Sans Mono"/>
              <w:sz w:val="24"/>
              <w:szCs w:val="24"/>
              <w:lang w:val="en-US"/>
            </w:rPr>
          </w:rPrChange>
        </w:rPr>
        <w:t>en</w:t>
      </w:r>
      <w:proofErr w:type="spellEnd"/>
      <w:r w:rsidRPr="009D797C">
        <w:rPr>
          <w:rFonts w:ascii="Arial" w:hAnsi="Arial" w:cs="Arial"/>
          <w:sz w:val="24"/>
          <w:szCs w:val="24"/>
          <w:rPrChange w:id="205" w:author="Nahuel Defossé" w:date="2018-03-01T14:21:00Z">
            <w:rPr>
              <w:rFonts w:ascii="Droid Sans Mono" w:eastAsia="Droid Sans Mono" w:cs="Droid Sans Mono"/>
              <w:sz w:val="24"/>
              <w:szCs w:val="24"/>
              <w:lang w:val="en-US"/>
            </w:rPr>
          </w:rPrChange>
        </w:rPr>
        <w:t xml:space="preserve"> </w:t>
      </w:r>
      <w:proofErr w:type="spellStart"/>
      <w:r w:rsidRPr="009D797C">
        <w:rPr>
          <w:rFonts w:ascii="Arial" w:hAnsi="Arial" w:cs="Arial"/>
          <w:sz w:val="24"/>
          <w:szCs w:val="24"/>
          <w:rPrChange w:id="206" w:author="Nahuel Defossé" w:date="2018-03-01T14:21:00Z">
            <w:rPr>
              <w:rFonts w:ascii="Droid Sans Mono" w:eastAsia="Droid Sans Mono" w:cs="Droid Sans Mono"/>
              <w:sz w:val="24"/>
              <w:szCs w:val="24"/>
              <w:lang w:val="en-US"/>
            </w:rPr>
          </w:rPrChange>
        </w:rPr>
        <w:t>contraposici</w:t>
      </w:r>
      <w:r w:rsidRPr="009D797C">
        <w:rPr>
          <w:rFonts w:ascii="Arial" w:hAnsi="Arial" w:cs="Arial"/>
          <w:sz w:val="24"/>
          <w:szCs w:val="24"/>
          <w:rPrChange w:id="207" w:author="Nahuel Defossé" w:date="2018-03-01T14:21:00Z">
            <w:rPr>
              <w:rFonts w:ascii="Droid Sans Mono" w:eastAsia="Droid Sans Mono" w:cs="Droid Sans Mono"/>
              <w:sz w:val="24"/>
              <w:szCs w:val="24"/>
              <w:lang w:val="en-US"/>
            </w:rPr>
          </w:rPrChange>
        </w:rPr>
        <w:t>ó</w:t>
      </w:r>
      <w:r w:rsidRPr="009D797C">
        <w:rPr>
          <w:rFonts w:ascii="Arial" w:hAnsi="Arial" w:cs="Arial"/>
          <w:sz w:val="24"/>
          <w:szCs w:val="24"/>
          <w:rPrChange w:id="208" w:author="Nahuel Defossé" w:date="2018-03-01T14:21:00Z">
            <w:rPr>
              <w:rFonts w:ascii="Droid Sans Mono" w:eastAsia="Droid Sans Mono" w:cs="Droid Sans Mono"/>
              <w:sz w:val="24"/>
              <w:szCs w:val="24"/>
              <w:lang w:val="en-US"/>
            </w:rPr>
          </w:rPrChange>
        </w:rPr>
        <w:t>n</w:t>
      </w:r>
      <w:proofErr w:type="spellEnd"/>
      <w:r>
        <w:rPr>
          <w:rFonts w:ascii="Droid Sans Mono" w:eastAsia="Droid Sans Mono" w:cs="Droid Sans Mono"/>
          <w:sz w:val="24"/>
          <w:szCs w:val="24"/>
          <w:lang w:val="en-US"/>
        </w:rPr>
        <w:t xml:space="preserve"> con:</w:t>
      </w:r>
    </w:p>
    <w:p w:rsidR="00120242" w:rsidRDefault="009B0EBD">
      <w:pPr>
        <w:rPr>
          <w:rFonts w:ascii="Droid Sans Mono" w:eastAsia="Droid Sans Mono" w:cs="Droid Sans Mono"/>
          <w:sz w:val="24"/>
          <w:szCs w:val="24"/>
          <w:lang w:val="en-US"/>
        </w:rPr>
      </w:pPr>
      <w:r w:rsidRPr="00FD6C82">
        <w:rPr>
          <w:rFonts w:ascii="Courier New" w:eastAsia="Droid Sans Mono" w:hAnsi="Courier New" w:cs="Courier New"/>
          <w:sz w:val="24"/>
          <w:szCs w:val="24"/>
          <w:lang w:val="en-US"/>
        </w:rPr>
        <w:t>DDRD = B11111110</w:t>
      </w:r>
      <w:r>
        <w:rPr>
          <w:rFonts w:ascii="Droid Sans Mono" w:eastAsia="Droid Sans Mono" w:cs="Droid Sans Mono"/>
          <w:sz w:val="24"/>
          <w:szCs w:val="24"/>
          <w:lang w:val="en-US"/>
        </w:rPr>
        <w:t xml:space="preserve">; </w:t>
      </w:r>
      <w:r>
        <w:rPr>
          <w:rStyle w:val="Refdenotaalpie"/>
          <w:rFonts w:ascii="Droid Sans Mono" w:eastAsia="Droid Sans Mono" w:cs="Droid Sans Mono"/>
          <w:sz w:val="24"/>
          <w:szCs w:val="24"/>
        </w:rPr>
        <w:footnoteReference w:id="4"/>
      </w:r>
      <w:r>
        <w:rPr>
          <w:rFonts w:ascii="Droid Sans Mono" w:eastAsia="Droid Sans Mono" w:cs="Droid Sans Mono"/>
          <w:sz w:val="24"/>
          <w:szCs w:val="24"/>
          <w:lang w:val="en-US"/>
        </w:rPr>
        <w:t xml:space="preserve"> // sets Arduino pins 1 to 7 as outputs, pin 0 as input</w:t>
      </w:r>
    </w:p>
    <w:p w:rsidR="00120242" w:rsidRDefault="00120242">
      <w:pPr>
        <w:rPr>
          <w:rFonts w:ascii="Droid Sans Mono" w:eastAsia="Droid Sans Mono" w:hAnsi="Arial" w:cs="Droid Sans Mono"/>
          <w:sz w:val="24"/>
          <w:szCs w:val="24"/>
          <w:lang w:val="en-US"/>
        </w:rPr>
      </w:pPr>
    </w:p>
    <w:p w:rsidR="00120242" w:rsidRDefault="009B0EBD">
      <w:pPr>
        <w:pStyle w:val="Ttulo3"/>
        <w:rPr>
          <w:b w:val="0"/>
          <w:sz w:val="28"/>
          <w:szCs w:val="28"/>
        </w:rPr>
      </w:pPr>
      <w:bookmarkStart w:id="209" w:name="_Toc504153907"/>
      <w:r>
        <w:rPr>
          <w:b w:val="0"/>
          <w:sz w:val="28"/>
          <w:szCs w:val="28"/>
        </w:rPr>
        <w:t xml:space="preserve">3.6.3 </w:t>
      </w:r>
      <w:del w:id="210" w:author="Nahuel Defossé" w:date="2018-03-01T14:21:00Z">
        <w:r w:rsidDel="009D797C">
          <w:rPr>
            <w:b w:val="0"/>
            <w:sz w:val="28"/>
            <w:szCs w:val="28"/>
          </w:rPr>
          <w:delText>Es hardware de bajo costo</w:delText>
        </w:r>
      </w:del>
      <w:bookmarkEnd w:id="209"/>
      <w:ins w:id="211" w:author="Nahuel Defossé" w:date="2018-03-01T14:21:00Z">
        <w:r w:rsidR="009D797C">
          <w:rPr>
            <w:b w:val="0"/>
            <w:sz w:val="28"/>
            <w:szCs w:val="28"/>
          </w:rPr>
          <w:t>Hardware económico</w:t>
        </w:r>
      </w:ins>
    </w:p>
    <w:p w:rsidR="00120242" w:rsidRDefault="00120242">
      <w:pPr>
        <w:rPr>
          <w:rFonts w:ascii="Arial" w:hAnsi="Arial" w:cs="Arial"/>
          <w:b/>
          <w:sz w:val="24"/>
          <w:szCs w:val="24"/>
        </w:rPr>
      </w:pPr>
    </w:p>
    <w:p w:rsidR="00120242" w:rsidRDefault="009B0EBD" w:rsidP="00F12D08">
      <w:pPr>
        <w:pStyle w:val="AgustinTexto"/>
      </w:pPr>
      <w:r>
        <w:t>Lo único que “vale” en la placa son sus componentes, ya que no debemos pagar el costo de la licencia de su creador, por el hecho de ser hardware libre.</w:t>
      </w:r>
    </w:p>
    <w:p w:rsidR="00120242" w:rsidRDefault="00120242">
      <w:pPr>
        <w:rPr>
          <w:rFonts w:ascii="Arial" w:hAnsi="Arial" w:cs="Arial"/>
          <w:sz w:val="24"/>
          <w:szCs w:val="24"/>
        </w:rPr>
      </w:pPr>
    </w:p>
    <w:p w:rsidR="00120242" w:rsidRDefault="009B0EBD">
      <w:pPr>
        <w:pStyle w:val="Ttulo2"/>
        <w:rPr>
          <w:b/>
          <w:sz w:val="32"/>
          <w:szCs w:val="32"/>
        </w:rPr>
      </w:pPr>
      <w:bookmarkStart w:id="212" w:name="_Toc504153908"/>
      <w:r>
        <w:rPr>
          <w:b/>
          <w:sz w:val="32"/>
          <w:szCs w:val="32"/>
        </w:rPr>
        <w:t>3.7 Incorporación de Arduino en las escuelas</w:t>
      </w:r>
      <w:bookmarkEnd w:id="212"/>
    </w:p>
    <w:p w:rsidR="00120242" w:rsidRDefault="00120242">
      <w:pPr>
        <w:rPr>
          <w:rFonts w:ascii="Arial" w:hAnsi="Arial" w:cs="Arial"/>
          <w:b/>
          <w:sz w:val="24"/>
          <w:szCs w:val="24"/>
        </w:rPr>
      </w:pPr>
    </w:p>
    <w:p w:rsidR="001F3202" w:rsidRDefault="001F3202">
      <w:pPr>
        <w:rPr>
          <w:ins w:id="213" w:author="Nahuel Defossé" w:date="2018-03-01T14:36:00Z"/>
          <w:rFonts w:ascii="Arial" w:hAnsi="Arial" w:cs="Arial"/>
          <w:sz w:val="24"/>
          <w:szCs w:val="24"/>
        </w:rPr>
      </w:pPr>
      <w:ins w:id="214" w:author="Nahuel Defossé" w:date="2018-03-01T14:35:00Z">
        <w:r>
          <w:rPr>
            <w:rFonts w:ascii="Arial" w:hAnsi="Arial" w:cs="Arial"/>
            <w:sz w:val="24"/>
            <w:szCs w:val="24"/>
          </w:rPr>
          <w:t xml:space="preserve">Las deviersas características y motivaciones hacen atractiva a la plataforma Arduino para su incorporación </w:t>
        </w:r>
      </w:ins>
      <w:del w:id="215" w:author="Nahuel Defossé" w:date="2018-03-01T14:36:00Z">
        <w:r w:rsidR="009B0EBD" w:rsidDel="001F3202">
          <w:rPr>
            <w:rFonts w:ascii="Arial" w:hAnsi="Arial" w:cs="Arial"/>
            <w:sz w:val="24"/>
            <w:szCs w:val="24"/>
          </w:rPr>
          <w:delText>Gracias a la plataforma Arduino y su comunidad</w:delText>
        </w:r>
      </w:del>
      <w:del w:id="216" w:author="Nahuel Defossé" w:date="2018-03-01T14:35:00Z">
        <w:r w:rsidR="009B0EBD" w:rsidDel="001F3202">
          <w:rPr>
            <w:rFonts w:ascii="Arial" w:hAnsi="Arial" w:cs="Arial"/>
            <w:sz w:val="24"/>
            <w:szCs w:val="24"/>
          </w:rPr>
          <w:delText>, se</w:delText>
        </w:r>
      </w:del>
      <w:del w:id="217" w:author="Nahuel Defossé" w:date="2018-03-01T14:36:00Z">
        <w:r w:rsidR="009B0EBD" w:rsidDel="001F3202">
          <w:rPr>
            <w:rFonts w:ascii="Arial" w:hAnsi="Arial" w:cs="Arial"/>
            <w:sz w:val="24"/>
            <w:szCs w:val="24"/>
          </w:rPr>
          <w:delText xml:space="preserve"> permite una vinculación con la dinámica de </w:delText>
        </w:r>
      </w:del>
      <w:ins w:id="218" w:author="Nahuel Defossé" w:date="2018-03-01T14:36:00Z">
        <w:r>
          <w:rPr>
            <w:rFonts w:ascii="Arial" w:hAnsi="Arial" w:cs="Arial"/>
            <w:sz w:val="24"/>
            <w:szCs w:val="24"/>
          </w:rPr>
          <w:t xml:space="preserve">en </w:t>
        </w:r>
      </w:ins>
      <w:r w:rsidR="009B0EBD">
        <w:rPr>
          <w:rFonts w:ascii="Arial" w:hAnsi="Arial" w:cs="Arial"/>
          <w:sz w:val="24"/>
          <w:szCs w:val="24"/>
        </w:rPr>
        <w:t>las escuelas</w:t>
      </w:r>
      <w:del w:id="219" w:author="Nahuel Defossé" w:date="2018-03-01T14:36:00Z">
        <w:r w:rsidR="009B0EBD" w:rsidDel="001F3202">
          <w:rPr>
            <w:rFonts w:ascii="Arial" w:hAnsi="Arial" w:cs="Arial"/>
            <w:sz w:val="24"/>
            <w:szCs w:val="24"/>
          </w:rPr>
          <w:delText xml:space="preserve"> a través de la creación </w:delText>
        </w:r>
        <w:commentRangeStart w:id="220"/>
        <w:r w:rsidR="009B0EBD" w:rsidDel="001F3202">
          <w:rPr>
            <w:rFonts w:ascii="Arial" w:hAnsi="Arial" w:cs="Arial"/>
            <w:sz w:val="24"/>
            <w:szCs w:val="24"/>
          </w:rPr>
          <w:delText>de una red de trabajo colaborativo</w:delText>
        </w:r>
        <w:commentRangeEnd w:id="220"/>
        <w:r w:rsidR="009D797C" w:rsidDel="001F3202">
          <w:rPr>
            <w:rStyle w:val="Refdecomentario"/>
          </w:rPr>
          <w:commentReference w:id="220"/>
        </w:r>
      </w:del>
      <w:r w:rsidR="009B0EBD">
        <w:rPr>
          <w:rFonts w:ascii="Arial" w:hAnsi="Arial" w:cs="Arial"/>
          <w:sz w:val="24"/>
          <w:szCs w:val="24"/>
        </w:rPr>
        <w:t xml:space="preserve">. </w:t>
      </w:r>
    </w:p>
    <w:p w:rsidR="00120242" w:rsidDel="001F3202" w:rsidRDefault="009B0EBD">
      <w:pPr>
        <w:rPr>
          <w:del w:id="221" w:author="Nahuel Defossé" w:date="2018-03-01T14:37:00Z"/>
          <w:rFonts w:ascii="Arial" w:hAnsi="Arial" w:cs="Arial"/>
          <w:sz w:val="24"/>
          <w:szCs w:val="24"/>
        </w:rPr>
      </w:pPr>
      <w:r>
        <w:rPr>
          <w:rFonts w:ascii="Arial" w:hAnsi="Arial" w:cs="Arial"/>
          <w:sz w:val="24"/>
          <w:szCs w:val="24"/>
        </w:rPr>
        <w:t xml:space="preserve">Esto </w:t>
      </w:r>
      <w:del w:id="222" w:author="Nahuel Defossé" w:date="2018-03-01T14:36:00Z">
        <w:r w:rsidDel="001F3202">
          <w:rPr>
            <w:rFonts w:ascii="Arial" w:hAnsi="Arial" w:cs="Arial"/>
            <w:sz w:val="24"/>
            <w:szCs w:val="24"/>
          </w:rPr>
          <w:delText xml:space="preserve">conlleva </w:delText>
        </w:r>
      </w:del>
      <w:ins w:id="223" w:author="Nahuel Defossé" w:date="2018-03-01T14:36:00Z">
        <w:r w:rsidR="001F3202">
          <w:rPr>
            <w:rFonts w:ascii="Arial" w:hAnsi="Arial" w:cs="Arial"/>
            <w:sz w:val="24"/>
            <w:szCs w:val="24"/>
          </w:rPr>
          <w:t>ha llevado</w:t>
        </w:r>
        <w:r w:rsidR="001F3202">
          <w:rPr>
            <w:rFonts w:ascii="Arial" w:hAnsi="Arial" w:cs="Arial"/>
            <w:sz w:val="24"/>
            <w:szCs w:val="24"/>
          </w:rPr>
          <w:t xml:space="preserve"> </w:t>
        </w:r>
      </w:ins>
      <w:del w:id="224" w:author="Nahuel Defossé" w:date="2018-03-01T14:37:00Z">
        <w:r w:rsidDel="001F3202">
          <w:rPr>
            <w:rFonts w:ascii="Arial" w:hAnsi="Arial" w:cs="Arial"/>
            <w:sz w:val="24"/>
            <w:szCs w:val="24"/>
          </w:rPr>
          <w:delText>a:</w:delText>
        </w:r>
      </w:del>
      <w:ins w:id="225" w:author="Nahuel Defossé" w:date="2018-03-01T14:37:00Z">
        <w:r w:rsidR="001F3202">
          <w:rPr>
            <w:rFonts w:ascii="Arial" w:hAnsi="Arial" w:cs="Arial"/>
            <w:sz w:val="24"/>
            <w:szCs w:val="24"/>
          </w:rPr>
          <w:t xml:space="preserve">la </w:t>
        </w:r>
      </w:ins>
    </w:p>
    <w:p w:rsidR="001F3202" w:rsidDel="001F3202" w:rsidRDefault="001F3202" w:rsidP="001F3202">
      <w:pPr>
        <w:rPr>
          <w:del w:id="226" w:author="Nahuel Defossé" w:date="2018-03-01T14:36:00Z"/>
          <w:rFonts w:ascii="Arial" w:hAnsi="Arial" w:cs="Arial"/>
          <w:sz w:val="24"/>
          <w:szCs w:val="24"/>
        </w:rPr>
        <w:pPrChange w:id="227" w:author="Nahuel Defossé" w:date="2018-03-01T14:37:00Z">
          <w:pPr>
            <w:pStyle w:val="Prrafodelista"/>
            <w:numPr>
              <w:numId w:val="3"/>
            </w:numPr>
            <w:ind w:hanging="360"/>
          </w:pPr>
        </w:pPrChange>
      </w:pPr>
      <w:moveToRangeStart w:id="228" w:author="Nahuel Defossé" w:date="2018-03-01T14:36:00Z" w:name="move507678337"/>
      <w:moveTo w:id="229" w:author="Nahuel Defossé" w:date="2018-03-01T14:36:00Z">
        <w:del w:id="230" w:author="Nahuel Defossé" w:date="2018-03-01T14:37:00Z">
          <w:r w:rsidDel="001F3202">
            <w:rPr>
              <w:rFonts w:ascii="Arial" w:hAnsi="Arial" w:cs="Arial"/>
              <w:sz w:val="24"/>
              <w:szCs w:val="24"/>
            </w:rPr>
            <w:delText>C</w:delText>
          </w:r>
        </w:del>
      </w:moveTo>
      <w:ins w:id="231" w:author="Nahuel Defossé" w:date="2018-03-01T14:37:00Z">
        <w:r>
          <w:rPr>
            <w:rFonts w:ascii="Arial" w:hAnsi="Arial" w:cs="Arial"/>
            <w:sz w:val="24"/>
            <w:szCs w:val="24"/>
          </w:rPr>
          <w:t>c</w:t>
        </w:r>
      </w:ins>
      <w:moveTo w:id="232" w:author="Nahuel Defossé" w:date="2018-03-01T14:36:00Z">
        <w:r>
          <w:rPr>
            <w:rFonts w:ascii="Arial" w:hAnsi="Arial" w:cs="Arial"/>
            <w:sz w:val="24"/>
            <w:szCs w:val="24"/>
          </w:rPr>
          <w:t>reación de proyectos articulares entre distintos espacios curriculares</w:t>
        </w:r>
      </w:moveTo>
      <w:ins w:id="233" w:author="Nahuel Defossé" w:date="2018-03-01T14:37:00Z">
        <w:r>
          <w:rPr>
            <w:rFonts w:ascii="Arial" w:hAnsi="Arial" w:cs="Arial"/>
            <w:sz w:val="24"/>
            <w:szCs w:val="24"/>
          </w:rPr>
          <w:t>.</w:t>
        </w:r>
      </w:ins>
    </w:p>
    <w:p w:rsidR="001F3202" w:rsidRDefault="001F3202" w:rsidP="001F3202">
      <w:pPr>
        <w:rPr>
          <w:ins w:id="234" w:author="Nahuel Defossé" w:date="2018-03-01T14:37:00Z"/>
          <w:moveTo w:id="235" w:author="Nahuel Defossé" w:date="2018-03-01T14:36:00Z"/>
          <w:rFonts w:ascii="Arial" w:hAnsi="Arial" w:cs="Arial"/>
          <w:sz w:val="24"/>
          <w:szCs w:val="24"/>
        </w:rPr>
        <w:pPrChange w:id="236" w:author="Nahuel Defossé" w:date="2018-03-01T14:37:00Z">
          <w:pPr>
            <w:pStyle w:val="Prrafodelista"/>
            <w:numPr>
              <w:numId w:val="3"/>
            </w:numPr>
            <w:ind w:hanging="360"/>
          </w:pPr>
        </w:pPrChange>
      </w:pPr>
    </w:p>
    <w:moveToRangeEnd w:id="228"/>
    <w:p w:rsidR="00120242" w:rsidDel="001F3202" w:rsidRDefault="009B0EBD" w:rsidP="001F3202">
      <w:pPr>
        <w:rPr>
          <w:del w:id="237" w:author="Nahuel Defossé" w:date="2018-03-01T14:37:00Z"/>
          <w:rFonts w:ascii="Arial" w:hAnsi="Arial" w:cs="Arial"/>
          <w:sz w:val="24"/>
          <w:szCs w:val="24"/>
        </w:rPr>
        <w:pPrChange w:id="238" w:author="Nahuel Defossé" w:date="2018-03-01T14:37:00Z">
          <w:pPr>
            <w:pStyle w:val="Prrafodelista"/>
            <w:numPr>
              <w:numId w:val="3"/>
            </w:numPr>
            <w:ind w:hanging="360"/>
          </w:pPr>
        </w:pPrChange>
      </w:pPr>
      <w:del w:id="239" w:author="Nahuel Defossé" w:date="2018-03-01T14:37:00Z">
        <w:r w:rsidDel="001F3202">
          <w:rPr>
            <w:rFonts w:ascii="Arial" w:hAnsi="Arial" w:cs="Arial"/>
            <w:sz w:val="24"/>
            <w:szCs w:val="24"/>
          </w:rPr>
          <w:delText>La utilización de medios multimediales, para conformar cursos y capacitaciones.</w:delText>
        </w:r>
      </w:del>
    </w:p>
    <w:p w:rsidR="00120242" w:rsidDel="001F3202" w:rsidRDefault="009B0EBD" w:rsidP="001F3202">
      <w:pPr>
        <w:rPr>
          <w:del w:id="240" w:author="Nahuel Defossé" w:date="2018-03-01T14:37:00Z"/>
          <w:moveFrom w:id="241" w:author="Nahuel Defossé" w:date="2018-03-01T14:36:00Z"/>
          <w:rFonts w:ascii="Arial" w:hAnsi="Arial" w:cs="Arial"/>
          <w:sz w:val="24"/>
          <w:szCs w:val="24"/>
        </w:rPr>
        <w:pPrChange w:id="242" w:author="Nahuel Defossé" w:date="2018-03-01T14:37:00Z">
          <w:pPr>
            <w:pStyle w:val="Prrafodelista"/>
            <w:numPr>
              <w:numId w:val="3"/>
            </w:numPr>
            <w:ind w:hanging="360"/>
          </w:pPr>
        </w:pPrChange>
      </w:pPr>
      <w:moveFromRangeStart w:id="243" w:author="Nahuel Defossé" w:date="2018-03-01T14:36:00Z" w:name="move507678337"/>
      <w:moveFrom w:id="244" w:author="Nahuel Defossé" w:date="2018-03-01T14:36:00Z">
        <w:del w:id="245" w:author="Nahuel Defossé" w:date="2018-03-01T14:37:00Z">
          <w:r w:rsidDel="001F3202">
            <w:rPr>
              <w:rFonts w:ascii="Arial" w:hAnsi="Arial" w:cs="Arial"/>
              <w:sz w:val="24"/>
              <w:szCs w:val="24"/>
            </w:rPr>
            <w:delText>Creación de proyectos articulares entre distintos espacios curriculares</w:delText>
          </w:r>
        </w:del>
      </w:moveFrom>
    </w:p>
    <w:moveFromRangeEnd w:id="243"/>
    <w:p w:rsidR="00120242" w:rsidDel="001F3202" w:rsidRDefault="009B0EBD" w:rsidP="001F3202">
      <w:pPr>
        <w:rPr>
          <w:del w:id="246" w:author="Nahuel Defossé" w:date="2018-03-01T14:37:00Z"/>
          <w:rFonts w:ascii="Arial" w:hAnsi="Arial" w:cs="Arial"/>
          <w:sz w:val="24"/>
          <w:szCs w:val="24"/>
        </w:rPr>
        <w:pPrChange w:id="247" w:author="Nahuel Defossé" w:date="2018-03-01T14:37:00Z">
          <w:pPr>
            <w:pStyle w:val="Prrafodelista"/>
            <w:numPr>
              <w:numId w:val="3"/>
            </w:numPr>
            <w:ind w:hanging="360"/>
          </w:pPr>
        </w:pPrChange>
      </w:pPr>
      <w:del w:id="248" w:author="Nahuel Defossé" w:date="2018-03-01T14:37:00Z">
        <w:r w:rsidDel="001F3202">
          <w:rPr>
            <w:rFonts w:ascii="Arial" w:hAnsi="Arial" w:cs="Arial"/>
            <w:sz w:val="24"/>
            <w:szCs w:val="24"/>
          </w:rPr>
          <w:delText>Uso de diversas herramientas que son Arduino-compatibles y gratuitas.</w:delText>
        </w:r>
      </w:del>
    </w:p>
    <w:p w:rsidR="00120242" w:rsidDel="001F3202" w:rsidRDefault="009B0EBD" w:rsidP="001F3202">
      <w:pPr>
        <w:rPr>
          <w:del w:id="249" w:author="Nahuel Defossé" w:date="2018-03-01T14:38:00Z"/>
          <w:rFonts w:ascii="Arial" w:hAnsi="Arial" w:cs="Arial"/>
          <w:sz w:val="24"/>
          <w:szCs w:val="24"/>
        </w:rPr>
        <w:pPrChange w:id="250" w:author="Nahuel Defossé" w:date="2018-03-01T14:37:00Z">
          <w:pPr>
            <w:pStyle w:val="Prrafodelista"/>
            <w:numPr>
              <w:numId w:val="3"/>
            </w:numPr>
            <w:ind w:hanging="360"/>
          </w:pPr>
        </w:pPrChange>
      </w:pPr>
      <w:del w:id="251" w:author="Nahuel Defossé" w:date="2018-03-01T14:37:00Z">
        <w:r w:rsidDel="001F3202">
          <w:rPr>
            <w:rFonts w:ascii="Arial" w:hAnsi="Arial" w:cs="Arial"/>
            <w:sz w:val="24"/>
            <w:szCs w:val="24"/>
          </w:rPr>
          <w:delText>Costos relativamente bajos en la adquisición de las distintas plataformas.</w:delText>
        </w:r>
      </w:del>
      <w:r>
        <w:rPr>
          <w:rFonts w:ascii="Arial" w:hAnsi="Arial" w:cs="Arial"/>
          <w:sz w:val="24"/>
          <w:szCs w:val="24"/>
        </w:rPr>
        <w:t xml:space="preserve"> </w:t>
      </w:r>
    </w:p>
    <w:p w:rsidR="00120242" w:rsidDel="001F3202" w:rsidRDefault="009B0EBD">
      <w:pPr>
        <w:rPr>
          <w:del w:id="252" w:author="Nahuel Defossé" w:date="2018-03-01T14:37:00Z"/>
          <w:rFonts w:ascii="Arial" w:hAnsi="Arial" w:cs="Arial"/>
          <w:sz w:val="24"/>
          <w:szCs w:val="24"/>
        </w:rPr>
      </w:pPr>
      <w:del w:id="253" w:author="Nahuel Defossé" w:date="2018-03-01T14:37:00Z">
        <w:r w:rsidDel="001F3202">
          <w:rPr>
            <w:rFonts w:ascii="Arial" w:hAnsi="Arial" w:cs="Arial"/>
            <w:sz w:val="24"/>
            <w:szCs w:val="24"/>
          </w:rPr>
          <w:delText xml:space="preserve">Todos estos puntos anteriores favorecen la introducción en el aula y clubes. </w:delText>
        </w:r>
      </w:del>
    </w:p>
    <w:p w:rsidR="00120242" w:rsidRDefault="00120242">
      <w:pPr>
        <w:rPr>
          <w:rFonts w:ascii="Arial" w:hAnsi="Arial" w:cs="Arial"/>
          <w:sz w:val="24"/>
          <w:szCs w:val="24"/>
        </w:rPr>
      </w:pPr>
    </w:p>
    <w:p w:rsidR="00120242" w:rsidRDefault="009B0EBD">
      <w:pPr>
        <w:rPr>
          <w:rFonts w:ascii="Arial" w:hAnsi="Arial" w:cs="Arial"/>
          <w:sz w:val="24"/>
          <w:szCs w:val="24"/>
        </w:rPr>
      </w:pPr>
      <w:del w:id="254" w:author="Nahuel Defossé" w:date="2018-03-01T14:38:00Z">
        <w:r w:rsidDel="001F3202">
          <w:rPr>
            <w:rFonts w:ascii="Arial" w:hAnsi="Arial" w:cs="Arial"/>
            <w:sz w:val="24"/>
            <w:szCs w:val="24"/>
          </w:rPr>
          <w:delText>Por otro parte,</w:delText>
        </w:r>
      </w:del>
      <w:ins w:id="255" w:author="Nahuel Defossé" w:date="2018-03-01T14:38:00Z">
        <w:r w:rsidR="001F3202">
          <w:rPr>
            <w:rFonts w:ascii="Arial" w:hAnsi="Arial" w:cs="Arial"/>
            <w:sz w:val="24"/>
            <w:szCs w:val="24"/>
          </w:rPr>
          <w:t xml:space="preserve">Dentro de las principales características que han promovido esta tendencia sen encuentran </w:t>
        </w:r>
      </w:ins>
      <w:del w:id="256" w:author="Nahuel Defossé" w:date="2018-03-01T14:38:00Z">
        <w:r w:rsidDel="001F3202">
          <w:rPr>
            <w:rFonts w:ascii="Arial" w:hAnsi="Arial" w:cs="Arial"/>
            <w:sz w:val="24"/>
            <w:szCs w:val="24"/>
          </w:rPr>
          <w:delText xml:space="preserve"> </w:delText>
        </w:r>
      </w:del>
      <w:r>
        <w:rPr>
          <w:rFonts w:ascii="Arial" w:hAnsi="Arial" w:cs="Arial"/>
          <w:sz w:val="24"/>
          <w:szCs w:val="24"/>
        </w:rPr>
        <w:t xml:space="preserve">la sencillez del lenguaje de programación </w:t>
      </w:r>
      <w:del w:id="257" w:author="Nahuel Defossé" w:date="2018-03-01T14:38:00Z">
        <w:r w:rsidDel="001F3202">
          <w:rPr>
            <w:rFonts w:ascii="Arial" w:hAnsi="Arial" w:cs="Arial"/>
            <w:sz w:val="24"/>
            <w:szCs w:val="24"/>
          </w:rPr>
          <w:delText>de la placa, permite la rápida utilización por alumnos y docentes</w:delText>
        </w:r>
      </w:del>
      <w:ins w:id="258" w:author="Nahuel Defossé" w:date="2018-03-01T14:38:00Z">
        <w:r w:rsidR="001F3202">
          <w:rPr>
            <w:rFonts w:ascii="Arial" w:hAnsi="Arial" w:cs="Arial"/>
            <w:sz w:val="24"/>
            <w:szCs w:val="24"/>
          </w:rPr>
          <w:t>que permite que alumnos y docentes</w:t>
        </w:r>
      </w:ins>
      <w:del w:id="259" w:author="Nahuel Defossé" w:date="2018-03-01T14:39:00Z">
        <w:r w:rsidDel="001F3202">
          <w:rPr>
            <w:rFonts w:ascii="Arial" w:hAnsi="Arial" w:cs="Arial"/>
            <w:sz w:val="24"/>
            <w:szCs w:val="24"/>
          </w:rPr>
          <w:delText>,</w:delText>
        </w:r>
      </w:del>
      <w:r>
        <w:rPr>
          <w:rFonts w:ascii="Arial" w:hAnsi="Arial" w:cs="Arial"/>
          <w:sz w:val="24"/>
          <w:szCs w:val="24"/>
        </w:rPr>
        <w:t xml:space="preserve"> no necesariamente del ámbito de la informática y la electrónica</w:t>
      </w:r>
      <w:ins w:id="260" w:author="Nahuel Defossé" w:date="2018-03-01T14:39:00Z">
        <w:r w:rsidR="001F3202">
          <w:rPr>
            <w:rFonts w:ascii="Arial" w:hAnsi="Arial" w:cs="Arial"/>
            <w:sz w:val="24"/>
            <w:szCs w:val="24"/>
          </w:rPr>
          <w:t xml:space="preserve"> pueden utilizarlo, </w:t>
        </w:r>
      </w:ins>
      <w:del w:id="261" w:author="Nahuel Defossé" w:date="2018-03-01T14:39:00Z">
        <w:r w:rsidDel="001F3202">
          <w:rPr>
            <w:rFonts w:ascii="Arial" w:hAnsi="Arial" w:cs="Arial"/>
            <w:sz w:val="24"/>
            <w:szCs w:val="24"/>
          </w:rPr>
          <w:delText>. Esto c</w:delText>
        </w:r>
      </w:del>
      <w:ins w:id="262" w:author="Nahuel Defossé" w:date="2018-03-01T14:39:00Z">
        <w:r w:rsidR="001F3202">
          <w:rPr>
            <w:rFonts w:ascii="Arial" w:hAnsi="Arial" w:cs="Arial"/>
            <w:sz w:val="24"/>
            <w:szCs w:val="24"/>
          </w:rPr>
          <w:t>c</w:t>
        </w:r>
      </w:ins>
      <w:r>
        <w:rPr>
          <w:rFonts w:ascii="Arial" w:hAnsi="Arial" w:cs="Arial"/>
          <w:sz w:val="24"/>
          <w:szCs w:val="24"/>
        </w:rPr>
        <w:t>ontribuye</w:t>
      </w:r>
      <w:ins w:id="263" w:author="Nahuel Defossé" w:date="2018-03-01T14:39:00Z">
        <w:r w:rsidR="001F3202">
          <w:rPr>
            <w:rFonts w:ascii="Arial" w:hAnsi="Arial" w:cs="Arial"/>
            <w:sz w:val="24"/>
            <w:szCs w:val="24"/>
          </w:rPr>
          <w:t>ndo</w:t>
        </w:r>
      </w:ins>
      <w:r>
        <w:rPr>
          <w:rFonts w:ascii="Arial" w:hAnsi="Arial" w:cs="Arial"/>
          <w:sz w:val="24"/>
          <w:szCs w:val="24"/>
        </w:rPr>
        <w:t xml:space="preserve"> a la construcción colectiva del conocimiento, promoviendo la interdisciplinariedad escolar, </w:t>
      </w:r>
      <w:del w:id="264" w:author="Nahuel Defossé" w:date="2018-03-01T14:39:00Z">
        <w:r w:rsidDel="001F3202">
          <w:rPr>
            <w:rFonts w:ascii="Arial" w:hAnsi="Arial" w:cs="Arial"/>
            <w:sz w:val="24"/>
            <w:szCs w:val="24"/>
          </w:rPr>
          <w:delText xml:space="preserve">donde </w:delText>
        </w:r>
      </w:del>
      <w:ins w:id="265" w:author="Nahuel Defossé" w:date="2018-03-01T14:39:00Z">
        <w:r w:rsidR="001F3202">
          <w:rPr>
            <w:rFonts w:ascii="Arial" w:hAnsi="Arial" w:cs="Arial"/>
            <w:sz w:val="24"/>
            <w:szCs w:val="24"/>
          </w:rPr>
          <w:t xml:space="preserve">permitiendo la colaboración de </w:t>
        </w:r>
        <w:r w:rsidR="001F3202">
          <w:rPr>
            <w:rFonts w:ascii="Arial" w:hAnsi="Arial" w:cs="Arial"/>
            <w:sz w:val="24"/>
            <w:szCs w:val="24"/>
          </w:rPr>
          <w:t xml:space="preserve"> </w:t>
        </w:r>
      </w:ins>
      <w:r>
        <w:rPr>
          <w:rFonts w:ascii="Arial" w:hAnsi="Arial" w:cs="Arial"/>
          <w:sz w:val="24"/>
          <w:szCs w:val="24"/>
        </w:rPr>
        <w:t xml:space="preserve">docentes de distintas áreas </w:t>
      </w:r>
      <w:ins w:id="266" w:author="Nahuel Defossé" w:date="2018-03-01T14:39:00Z">
        <w:r w:rsidR="001F3202">
          <w:rPr>
            <w:rFonts w:ascii="Arial" w:hAnsi="Arial" w:cs="Arial"/>
            <w:sz w:val="24"/>
            <w:szCs w:val="24"/>
          </w:rPr>
          <w:t xml:space="preserve">cooperar en la </w:t>
        </w:r>
      </w:ins>
      <w:del w:id="267" w:author="Nahuel Defossé" w:date="2018-03-01T14:40:00Z">
        <w:r w:rsidDel="001F3202">
          <w:rPr>
            <w:rFonts w:ascii="Arial" w:hAnsi="Arial" w:cs="Arial"/>
            <w:sz w:val="24"/>
            <w:szCs w:val="24"/>
          </w:rPr>
          <w:delText xml:space="preserve">articulan </w:delText>
        </w:r>
      </w:del>
      <w:ins w:id="268" w:author="Nahuel Defossé" w:date="2018-03-01T14:40:00Z">
        <w:r w:rsidR="001F3202">
          <w:rPr>
            <w:rFonts w:ascii="Arial" w:hAnsi="Arial" w:cs="Arial"/>
            <w:sz w:val="24"/>
            <w:szCs w:val="24"/>
          </w:rPr>
          <w:t>articula</w:t>
        </w:r>
        <w:r w:rsidR="001F3202">
          <w:rPr>
            <w:rFonts w:ascii="Arial" w:hAnsi="Arial" w:cs="Arial"/>
            <w:sz w:val="24"/>
            <w:szCs w:val="24"/>
          </w:rPr>
          <w:t>ción de</w:t>
        </w:r>
      </w:ins>
      <w:del w:id="269" w:author="Nahuel Defossé" w:date="2018-03-01T14:40:00Z">
        <w:r w:rsidDel="001F3202">
          <w:rPr>
            <w:rFonts w:ascii="Arial" w:hAnsi="Arial" w:cs="Arial"/>
            <w:sz w:val="24"/>
            <w:szCs w:val="24"/>
          </w:rPr>
          <w:delText>para crear</w:delText>
        </w:r>
      </w:del>
      <w:r>
        <w:rPr>
          <w:rFonts w:ascii="Arial" w:hAnsi="Arial" w:cs="Arial"/>
          <w:sz w:val="24"/>
          <w:szCs w:val="24"/>
        </w:rPr>
        <w:t xml:space="preserve"> proyectos.</w:t>
      </w:r>
    </w:p>
    <w:p w:rsidR="00277D23" w:rsidRDefault="00277D23">
      <w:pPr>
        <w:rPr>
          <w:rFonts w:ascii="Arial" w:hAnsi="Arial" w:cs="Arial"/>
          <w:b/>
          <w:sz w:val="24"/>
          <w:szCs w:val="24"/>
        </w:rPr>
      </w:pPr>
    </w:p>
    <w:p w:rsidR="00120242" w:rsidRDefault="009B0EBD">
      <w:pPr>
        <w:rPr>
          <w:rFonts w:ascii="Arial" w:hAnsi="Arial" w:cs="Arial"/>
          <w:sz w:val="24"/>
          <w:szCs w:val="24"/>
        </w:rPr>
      </w:pPr>
      <w:del w:id="270" w:author="Nahuel Defossé" w:date="2018-03-01T14:40:00Z">
        <w:r w:rsidDel="00B10EC8">
          <w:rPr>
            <w:rFonts w:ascii="Arial" w:hAnsi="Arial" w:cs="Arial"/>
            <w:sz w:val="24"/>
            <w:szCs w:val="24"/>
          </w:rPr>
          <w:delText xml:space="preserve">Utilizando clubes de ciencia o proyectos específicos permite que el trabajo se apoye sobre un modelo </w:delText>
        </w:r>
      </w:del>
      <w:ins w:id="271" w:author="Nahuel Defossé" w:date="2018-03-01T14:40:00Z">
        <w:r w:rsidR="00B10EC8">
          <w:rPr>
            <w:rFonts w:ascii="Arial" w:hAnsi="Arial" w:cs="Arial"/>
            <w:sz w:val="24"/>
            <w:szCs w:val="24"/>
          </w:rPr>
          <w:t xml:space="preserve">Desde el punto de vista </w:t>
        </w:r>
      </w:ins>
      <w:r>
        <w:rPr>
          <w:rFonts w:ascii="Arial" w:hAnsi="Arial" w:cs="Arial"/>
          <w:sz w:val="24"/>
          <w:szCs w:val="24"/>
        </w:rPr>
        <w:t>pedagógico de</w:t>
      </w:r>
      <w:ins w:id="272" w:author="Nahuel Defossé" w:date="2018-03-01T14:40:00Z">
        <w:r w:rsidR="00B10EC8">
          <w:rPr>
            <w:rFonts w:ascii="Arial" w:hAnsi="Arial" w:cs="Arial"/>
            <w:sz w:val="24"/>
            <w:szCs w:val="24"/>
          </w:rPr>
          <w:t>l proceso de</w:t>
        </w:r>
      </w:ins>
      <w:r>
        <w:rPr>
          <w:rFonts w:ascii="Arial" w:hAnsi="Arial" w:cs="Arial"/>
          <w:sz w:val="24"/>
          <w:szCs w:val="24"/>
        </w:rPr>
        <w:t xml:space="preserve"> aprendizaje </w:t>
      </w:r>
      <w:del w:id="273" w:author="Nahuel Defossé" w:date="2018-03-01T14:40:00Z">
        <w:r w:rsidDel="00B10EC8">
          <w:rPr>
            <w:rFonts w:ascii="Arial" w:hAnsi="Arial" w:cs="Arial"/>
            <w:sz w:val="24"/>
            <w:szCs w:val="24"/>
          </w:rPr>
          <w:delText>en proceso</w:delText>
        </w:r>
      </w:del>
      <w:r>
        <w:rPr>
          <w:rFonts w:ascii="Arial" w:hAnsi="Arial" w:cs="Arial"/>
          <w:sz w:val="24"/>
          <w:szCs w:val="24"/>
        </w:rPr>
        <w:t xml:space="preserve">, </w:t>
      </w:r>
      <w:del w:id="274" w:author="Nahuel Defossé" w:date="2018-03-01T14:40:00Z">
        <w:r w:rsidDel="00B10EC8">
          <w:rPr>
            <w:rFonts w:ascii="Arial" w:hAnsi="Arial" w:cs="Arial"/>
            <w:sz w:val="24"/>
            <w:szCs w:val="24"/>
          </w:rPr>
          <w:delText xml:space="preserve">donde </w:delText>
        </w:r>
      </w:del>
      <w:ins w:id="275" w:author="Nahuel Defossé" w:date="2018-03-01T14:40:00Z">
        <w:r w:rsidR="00B10EC8">
          <w:rPr>
            <w:rFonts w:ascii="Arial" w:hAnsi="Arial" w:cs="Arial"/>
            <w:sz w:val="24"/>
            <w:szCs w:val="24"/>
          </w:rPr>
          <w:t xml:space="preserve">este tipo de actividades permiten </w:t>
        </w:r>
      </w:ins>
      <w:ins w:id="276" w:author="Nahuel Defossé" w:date="2018-03-01T14:41:00Z">
        <w:r w:rsidR="00B10EC8">
          <w:rPr>
            <w:rFonts w:ascii="Arial" w:hAnsi="Arial" w:cs="Arial"/>
            <w:sz w:val="24"/>
            <w:szCs w:val="24"/>
          </w:rPr>
          <w:t>al</w:t>
        </w:r>
      </w:ins>
      <w:del w:id="277" w:author="Nahuel Defossé" w:date="2018-03-01T14:41:00Z">
        <w:r w:rsidDel="00B10EC8">
          <w:rPr>
            <w:rFonts w:ascii="Arial" w:hAnsi="Arial" w:cs="Arial"/>
            <w:sz w:val="24"/>
            <w:szCs w:val="24"/>
          </w:rPr>
          <w:delText>el</w:delText>
        </w:r>
      </w:del>
      <w:r>
        <w:rPr>
          <w:rFonts w:ascii="Arial" w:hAnsi="Arial" w:cs="Arial"/>
          <w:sz w:val="24"/>
          <w:szCs w:val="24"/>
        </w:rPr>
        <w:t xml:space="preserve"> sujeto que aprende </w:t>
      </w:r>
      <w:del w:id="278" w:author="Nahuel Defossé" w:date="2018-03-01T14:41:00Z">
        <w:r w:rsidDel="00B10EC8">
          <w:rPr>
            <w:rFonts w:ascii="Arial" w:hAnsi="Arial" w:cs="Arial"/>
            <w:sz w:val="24"/>
            <w:szCs w:val="24"/>
          </w:rPr>
          <w:delText xml:space="preserve">es </w:delText>
        </w:r>
      </w:del>
      <w:ins w:id="279" w:author="Nahuel Defossé" w:date="2018-03-01T14:41:00Z">
        <w:r w:rsidR="00B10EC8">
          <w:rPr>
            <w:rFonts w:ascii="Arial" w:hAnsi="Arial" w:cs="Arial"/>
            <w:sz w:val="24"/>
            <w:szCs w:val="24"/>
          </w:rPr>
          <w:t>ser</w:t>
        </w:r>
        <w:r w:rsidR="00B10EC8">
          <w:rPr>
            <w:rFonts w:ascii="Arial" w:hAnsi="Arial" w:cs="Arial"/>
            <w:sz w:val="24"/>
            <w:szCs w:val="24"/>
          </w:rPr>
          <w:t xml:space="preserve"> </w:t>
        </w:r>
      </w:ins>
      <w:r>
        <w:rPr>
          <w:rFonts w:ascii="Arial" w:hAnsi="Arial" w:cs="Arial"/>
          <w:sz w:val="24"/>
          <w:szCs w:val="24"/>
        </w:rPr>
        <w:t>participante activo</w:t>
      </w:r>
      <w:del w:id="280" w:author="Nahuel Defossé" w:date="2018-03-01T14:41:00Z">
        <w:r w:rsidDel="00B10EC8">
          <w:rPr>
            <w:rFonts w:ascii="Arial" w:hAnsi="Arial" w:cs="Arial"/>
            <w:sz w:val="24"/>
            <w:szCs w:val="24"/>
          </w:rPr>
          <w:delText xml:space="preserve"> de ese proceso</w:delText>
        </w:r>
      </w:del>
      <w:r>
        <w:rPr>
          <w:rFonts w:ascii="Arial" w:hAnsi="Arial" w:cs="Arial"/>
          <w:sz w:val="24"/>
          <w:szCs w:val="24"/>
        </w:rPr>
        <w:t>, desde la concepción de la idea hasta el producto final, incorporando</w:t>
      </w:r>
      <w:ins w:id="281" w:author="Nahuel Defossé" w:date="2018-03-01T14:41:00Z">
        <w:r w:rsidR="00B10EC8">
          <w:rPr>
            <w:rFonts w:ascii="Arial" w:hAnsi="Arial" w:cs="Arial"/>
            <w:sz w:val="24"/>
            <w:szCs w:val="24"/>
          </w:rPr>
          <w:t xml:space="preserve"> gradualmente</w:t>
        </w:r>
      </w:ins>
      <w:r>
        <w:rPr>
          <w:rFonts w:ascii="Arial" w:hAnsi="Arial" w:cs="Arial"/>
          <w:sz w:val="24"/>
          <w:szCs w:val="24"/>
        </w:rPr>
        <w:t xml:space="preserve"> conocimientos técnicos específicos.</w:t>
      </w:r>
    </w:p>
    <w:p w:rsidR="00277D23" w:rsidRDefault="00277D23">
      <w:pPr>
        <w:rPr>
          <w:rFonts w:ascii="Arial" w:hAnsi="Arial" w:cs="Arial"/>
          <w:sz w:val="24"/>
          <w:szCs w:val="24"/>
        </w:rPr>
      </w:pPr>
    </w:p>
    <w:p w:rsidR="00120242" w:rsidRDefault="009B0EBD">
      <w:pPr>
        <w:rPr>
          <w:rFonts w:ascii="Arial" w:hAnsi="Arial" w:cs="Arial"/>
          <w:b/>
          <w:sz w:val="24"/>
          <w:szCs w:val="24"/>
        </w:rPr>
      </w:pPr>
      <w:r>
        <w:rPr>
          <w:rFonts w:ascii="Arial" w:hAnsi="Arial" w:cs="Arial"/>
          <w:sz w:val="24"/>
          <w:szCs w:val="24"/>
        </w:rPr>
        <w:t>Este tipo de actividades educativas hacen que la tecnología y su uso se pongan al servicio de la creatividad, el juego, la experimentación y la invención, con la posibilidad de ser adaptado al contexto en el que se inserta. Además, proporcionar la recuperación de la tecnología obsoleta existente en ellas como se describe en la siguiente sección.</w:t>
      </w:r>
    </w:p>
    <w:p w:rsidR="00120242" w:rsidRDefault="00120242">
      <w:pPr>
        <w:rPr>
          <w:rFonts w:ascii="Arial" w:hAnsi="Arial" w:cs="Arial"/>
          <w:sz w:val="24"/>
          <w:szCs w:val="24"/>
        </w:rPr>
      </w:pPr>
    </w:p>
    <w:p w:rsidR="00120242" w:rsidRDefault="009B0EBD">
      <w:pPr>
        <w:pStyle w:val="Ttulo3"/>
        <w:rPr>
          <w:b w:val="0"/>
          <w:sz w:val="28"/>
          <w:szCs w:val="28"/>
        </w:rPr>
      </w:pPr>
      <w:bookmarkStart w:id="282" w:name="_Toc504153909"/>
      <w:r>
        <w:rPr>
          <w:b w:val="0"/>
          <w:sz w:val="28"/>
          <w:szCs w:val="28"/>
        </w:rPr>
        <w:t>3.7.1 Las tres erres</w:t>
      </w:r>
      <w:bookmarkEnd w:id="282"/>
    </w:p>
    <w:p w:rsidR="00120242" w:rsidRDefault="00120242">
      <w:pPr>
        <w:rPr>
          <w:rFonts w:ascii="Arial" w:hAnsi="Arial" w:cs="Arial"/>
          <w:b/>
          <w:sz w:val="24"/>
          <w:szCs w:val="24"/>
          <w:highlight w:val="yellow"/>
        </w:rPr>
      </w:pPr>
    </w:p>
    <w:p w:rsidR="00120242" w:rsidRDefault="009B0EBD">
      <w:pPr>
        <w:rPr>
          <w:rFonts w:ascii="Arial" w:hAnsi="Arial" w:cs="Arial"/>
          <w:sz w:val="24"/>
          <w:szCs w:val="24"/>
        </w:rPr>
      </w:pPr>
      <w:r>
        <w:rPr>
          <w:rFonts w:ascii="Arial" w:hAnsi="Arial" w:cs="Arial"/>
          <w:sz w:val="24"/>
          <w:szCs w:val="24"/>
        </w:rPr>
        <w:t>Las tres erres (reducir, reutilizar, reciclar) es una regla para cuidar el medio ambiente, específicamente para reducir el volumen de residuos o basura generada.</w:t>
      </w:r>
    </w:p>
    <w:p w:rsidR="00120242" w:rsidRDefault="00120242">
      <w:pPr>
        <w:rPr>
          <w:rFonts w:ascii="Arial" w:hAnsi="Arial" w:cs="Arial"/>
          <w:sz w:val="24"/>
          <w:szCs w:val="24"/>
        </w:rPr>
      </w:pPr>
    </w:p>
    <w:p w:rsidR="00120242" w:rsidRDefault="009B0EBD">
      <w:pPr>
        <w:rPr>
          <w:rFonts w:ascii="Arial" w:hAnsi="Arial" w:cs="Arial"/>
          <w:sz w:val="24"/>
          <w:szCs w:val="24"/>
        </w:rPr>
      </w:pPr>
      <w:r>
        <w:rPr>
          <w:rFonts w:ascii="Arial" w:hAnsi="Arial" w:cs="Arial"/>
          <w:sz w:val="24"/>
          <w:szCs w:val="24"/>
        </w:rPr>
        <w:t xml:space="preserve">Cuando hablamos de reducir lo que estamos diciendo es que se debe tratar de simplificar el consumo de los productos directos. </w:t>
      </w:r>
    </w:p>
    <w:p w:rsidR="00120242" w:rsidRDefault="009B0EBD">
      <w:pPr>
        <w:rPr>
          <w:rFonts w:ascii="Arial" w:hAnsi="Arial" w:cs="Arial"/>
          <w:sz w:val="24"/>
          <w:szCs w:val="24"/>
          <w:shd w:val="clear" w:color="auto" w:fill="FFFFFF"/>
        </w:rPr>
      </w:pPr>
      <w:r>
        <w:rPr>
          <w:rFonts w:ascii="Arial" w:hAnsi="Arial" w:cs="Arial"/>
          <w:sz w:val="24"/>
          <w:szCs w:val="24"/>
          <w:shd w:val="clear" w:color="auto" w:fill="FFFFFF"/>
        </w:rPr>
        <w:t>Al decir </w:t>
      </w:r>
      <w:r>
        <w:rPr>
          <w:rStyle w:val="Textoennegrita"/>
          <w:rFonts w:ascii="Arial" w:hAnsi="Arial" w:cs="Arial"/>
          <w:color w:val="222222"/>
          <w:sz w:val="24"/>
          <w:szCs w:val="24"/>
          <w:shd w:val="clear" w:color="auto" w:fill="FFFFFF"/>
        </w:rPr>
        <w:t>reutilizar</w:t>
      </w:r>
      <w:r>
        <w:rPr>
          <w:rFonts w:ascii="Arial" w:hAnsi="Arial" w:cs="Arial"/>
          <w:sz w:val="24"/>
          <w:szCs w:val="24"/>
          <w:shd w:val="clear" w:color="auto" w:fill="FFFFFF"/>
        </w:rPr>
        <w:t>, nos estamos refiriendo a poder volver a utilizar los objetos y darles la mayor utilidad posible antes de que llegue el momento de desecharlos.</w:t>
      </w:r>
    </w:p>
    <w:p w:rsidR="00120242" w:rsidRDefault="009B0EBD">
      <w:pPr>
        <w:rPr>
          <w:rFonts w:ascii="Arial" w:hAnsi="Arial" w:cs="Arial"/>
          <w:sz w:val="24"/>
          <w:szCs w:val="24"/>
        </w:rPr>
      </w:pPr>
      <w:r>
        <w:rPr>
          <w:rFonts w:ascii="Arial" w:hAnsi="Arial" w:cs="Arial"/>
          <w:sz w:val="24"/>
          <w:szCs w:val="24"/>
        </w:rPr>
        <w:t xml:space="preserve">Por otro lado, </w:t>
      </w:r>
      <w:r>
        <w:rPr>
          <w:rFonts w:ascii="Arial" w:hAnsi="Arial" w:cs="Arial"/>
          <w:b/>
          <w:sz w:val="24"/>
          <w:szCs w:val="24"/>
        </w:rPr>
        <w:t>reciclar</w:t>
      </w:r>
      <w:r>
        <w:rPr>
          <w:rFonts w:ascii="Arial" w:hAnsi="Arial" w:cs="Arial"/>
          <w:sz w:val="24"/>
          <w:szCs w:val="24"/>
        </w:rPr>
        <w:t xml:space="preserve"> consiste en el proceso de someter los materiales a una transformación en el cual se puedan volver a utilizar.</w:t>
      </w:r>
    </w:p>
    <w:p w:rsidR="00120242" w:rsidRDefault="00120242">
      <w:pPr>
        <w:rPr>
          <w:rFonts w:ascii="Arial" w:hAnsi="Arial" w:cs="Arial"/>
          <w:sz w:val="24"/>
          <w:szCs w:val="24"/>
        </w:rPr>
      </w:pPr>
    </w:p>
    <w:p w:rsidR="00120242" w:rsidRDefault="009B0EBD">
      <w:pPr>
        <w:rPr>
          <w:rFonts w:ascii="Arial" w:hAnsi="Arial" w:cs="Arial"/>
          <w:sz w:val="24"/>
          <w:szCs w:val="24"/>
        </w:rPr>
      </w:pPr>
      <w:r>
        <w:rPr>
          <w:rFonts w:ascii="Arial" w:hAnsi="Arial" w:cs="Arial"/>
          <w:sz w:val="24"/>
          <w:szCs w:val="24"/>
        </w:rPr>
        <w:t>Esta definición se pretende aplicar en las escuelas haciendo un proceso de clasificación, selección y desoldando componentes electrónicos de placas en desuso y materiales que se han desechado en las instituciones o en hogares de los alumnos.</w:t>
      </w:r>
    </w:p>
    <w:p w:rsidR="00120242" w:rsidRDefault="00120242">
      <w:pPr>
        <w:rPr>
          <w:rFonts w:ascii="Arial" w:hAnsi="Arial" w:cs="Arial"/>
          <w:sz w:val="24"/>
          <w:szCs w:val="24"/>
        </w:rPr>
      </w:pPr>
    </w:p>
    <w:p w:rsidR="00120242" w:rsidRDefault="009B0EBD">
      <w:pPr>
        <w:pStyle w:val="Ttulo2"/>
        <w:rPr>
          <w:b/>
          <w:sz w:val="32"/>
          <w:szCs w:val="32"/>
        </w:rPr>
      </w:pPr>
      <w:bookmarkStart w:id="283" w:name="_Toc504153910"/>
      <w:r>
        <w:rPr>
          <w:b/>
          <w:sz w:val="32"/>
          <w:szCs w:val="32"/>
        </w:rPr>
        <w:t>3.8 Actuadores y sensores</w:t>
      </w:r>
      <w:bookmarkEnd w:id="283"/>
    </w:p>
    <w:p w:rsidR="00120242" w:rsidRDefault="00120242">
      <w:commentRangeStart w:id="284"/>
    </w:p>
    <w:p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Un</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actuador</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es un dispositivo capaz de transformar energía hidráulica, neumática o eléctrica en la activación de una acción con la finalidad de generar un efecto sobre un proceso automatizado. Este recibe la orden de un regulador o controlador y en función a ella genera la orden para activar un elemento final de control, como por ejemplo un LED.</w:t>
      </w:r>
      <w:commentRangeEnd w:id="284"/>
      <w:r w:rsidR="00B10EC8">
        <w:rPr>
          <w:rStyle w:val="Refdecomentario"/>
        </w:rPr>
        <w:commentReference w:id="284"/>
      </w:r>
    </w:p>
    <w:p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Un</w:t>
      </w:r>
      <w:r>
        <w:rPr>
          <w:rStyle w:val="apple-converted-space"/>
          <w:rFonts w:ascii="Arial" w:hAnsi="Arial" w:cs="Arial"/>
          <w:color w:val="222222"/>
          <w:sz w:val="24"/>
          <w:szCs w:val="24"/>
          <w:shd w:val="clear" w:color="auto" w:fill="FFFFFF"/>
        </w:rPr>
        <w:t> </w:t>
      </w:r>
      <w:r>
        <w:rPr>
          <w:rFonts w:ascii="Arial" w:hAnsi="Arial" w:cs="Arial"/>
          <w:b/>
          <w:bCs/>
          <w:color w:val="222222"/>
          <w:sz w:val="24"/>
          <w:szCs w:val="24"/>
          <w:shd w:val="clear" w:color="auto" w:fill="FFFFFF"/>
        </w:rPr>
        <w:t>sensor</w:t>
      </w:r>
      <w:r>
        <w:rPr>
          <w:rStyle w:val="apple-converted-space"/>
          <w:rFonts w:ascii="Arial" w:hAnsi="Arial" w:cs="Arial"/>
          <w:color w:val="222222"/>
          <w:sz w:val="24"/>
          <w:szCs w:val="24"/>
          <w:shd w:val="clear" w:color="auto" w:fill="FFFFFF"/>
        </w:rPr>
        <w:t> </w:t>
      </w:r>
      <w:r>
        <w:rPr>
          <w:rFonts w:ascii="Arial" w:hAnsi="Arial" w:cs="Arial"/>
          <w:color w:val="222222"/>
          <w:sz w:val="24"/>
          <w:szCs w:val="24"/>
          <w:shd w:val="clear" w:color="auto" w:fill="FFFFFF"/>
        </w:rPr>
        <w:t>es un objeto capaz de detectar magnitudes físicas o químicas, llamadas variables de instrumentación, y transformarlas en variables eléctricas. Las variables de instrumentación pueden ser, por ejemplo: intensidad lumínica, temperatura, distancia, aceleración, inclinación, presión, desplazamiento, fuerza, torsión, humedad, movimiento,</w:t>
      </w:r>
      <w:r>
        <w:rPr>
          <w:rStyle w:val="apple-converted-space"/>
          <w:rFonts w:ascii="Arial" w:hAnsi="Arial" w:cs="Arial"/>
          <w:color w:val="222222"/>
          <w:sz w:val="24"/>
          <w:szCs w:val="24"/>
          <w:shd w:val="clear" w:color="auto" w:fill="FFFFFF"/>
        </w:rPr>
        <w:t> </w:t>
      </w:r>
      <w:r>
        <w:rPr>
          <w:rFonts w:ascii="Arial" w:hAnsi="Arial" w:cs="Arial"/>
          <w:sz w:val="24"/>
          <w:szCs w:val="24"/>
          <w:shd w:val="clear" w:color="auto" w:fill="FFFFFF"/>
        </w:rPr>
        <w:t>pH</w:t>
      </w:r>
      <w:r>
        <w:rPr>
          <w:rFonts w:ascii="Arial" w:hAnsi="Arial" w:cs="Arial"/>
          <w:color w:val="222222"/>
          <w:sz w:val="24"/>
          <w:szCs w:val="24"/>
          <w:shd w:val="clear" w:color="auto" w:fill="FFFFFF"/>
        </w:rPr>
        <w:t>, etc.</w:t>
      </w:r>
    </w:p>
    <w:p w:rsidR="00120242" w:rsidRDefault="009B0EBD">
      <w:pPr>
        <w:rPr>
          <w:rFonts w:ascii="Arial" w:hAnsi="Arial" w:cs="Arial"/>
          <w:color w:val="222222"/>
          <w:sz w:val="24"/>
          <w:szCs w:val="24"/>
          <w:shd w:val="clear" w:color="auto" w:fill="FFFFFF"/>
        </w:rPr>
      </w:pPr>
      <w:r>
        <w:rPr>
          <w:rFonts w:ascii="Arial" w:hAnsi="Arial" w:cs="Arial"/>
          <w:color w:val="222222"/>
          <w:sz w:val="24"/>
          <w:szCs w:val="24"/>
          <w:shd w:val="clear" w:color="auto" w:fill="FFFFFF"/>
        </w:rPr>
        <w:t>En conjunto, los sensores y actuadores, permiten la creación de distintos tipos de artefactos, que posibilitan comunicarse con el ambiente que los rodea, modificándolo (actuadores) o recibir estímulos (sensores).</w:t>
      </w:r>
    </w:p>
    <w:p w:rsidR="00120242" w:rsidRDefault="00120242"/>
    <w:p w:rsidR="00120242" w:rsidRDefault="009B0EBD">
      <w:pPr>
        <w:keepNext/>
        <w:jc w:val="center"/>
      </w:pPr>
      <w:r>
        <w:rPr>
          <w:noProof/>
          <w:lang w:val="en-US" w:eastAsia="en-US"/>
        </w:rPr>
        <w:drawing>
          <wp:inline distT="0" distB="0" distL="0" distR="0" wp14:anchorId="67EA4F8C" wp14:editId="22FAA2F9">
            <wp:extent cx="5065395" cy="2731770"/>
            <wp:effectExtent l="0" t="0" r="1905" b="0"/>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5065395" cy="2731770"/>
                    </a:xfrm>
                    <a:prstGeom prst="rect">
                      <a:avLst/>
                    </a:prstGeom>
                  </pic:spPr>
                </pic:pic>
              </a:graphicData>
            </a:graphic>
          </wp:inline>
        </w:drawing>
      </w:r>
    </w:p>
    <w:p w:rsidR="00120242" w:rsidRDefault="009B0EBD">
      <w:pPr>
        <w:pStyle w:val="Descripcin"/>
        <w:jc w:val="center"/>
      </w:pPr>
      <w:bookmarkStart w:id="285" w:name="_Ref502097568"/>
      <w:bookmarkStart w:id="286" w:name="_Toc504153983"/>
      <w:r>
        <w:t xml:space="preserve">Ilustración </w:t>
      </w:r>
      <w:r w:rsidR="003D198B">
        <w:fldChar w:fldCharType="begin"/>
      </w:r>
      <w:r w:rsidR="003D198B">
        <w:instrText xml:space="preserve"> SEQ Ilustración \* ARABIC </w:instrText>
      </w:r>
      <w:r w:rsidR="003D198B">
        <w:fldChar w:fldCharType="separate"/>
      </w:r>
      <w:r w:rsidR="009A7239">
        <w:rPr>
          <w:noProof/>
        </w:rPr>
        <w:t>11</w:t>
      </w:r>
      <w:r w:rsidR="003D198B">
        <w:rPr>
          <w:noProof/>
        </w:rPr>
        <w:fldChar w:fldCharType="end"/>
      </w:r>
      <w:r>
        <w:t>- Representación actuadores y sensores</w:t>
      </w:r>
      <w:bookmarkEnd w:id="285"/>
      <w:bookmarkEnd w:id="286"/>
    </w:p>
    <w:p w:rsidR="00120242" w:rsidRDefault="009B0EBD">
      <w:pPr>
        <w:rPr>
          <w:rFonts w:ascii="Arial" w:hAnsi="Arial" w:cs="Arial"/>
          <w:sz w:val="24"/>
          <w:szCs w:val="24"/>
          <w:lang w:eastAsia="en-US"/>
        </w:rPr>
      </w:pPr>
      <w:r>
        <w:rPr>
          <w:rFonts w:ascii="Arial" w:hAnsi="Arial" w:cs="Arial"/>
          <w:sz w:val="24"/>
          <w:szCs w:val="24"/>
          <w:lang w:eastAsia="en-US"/>
        </w:rPr>
        <w:t>En esta imagen (</w:t>
      </w:r>
      <w:r>
        <w:rPr>
          <w:rFonts w:ascii="Arial" w:hAnsi="Arial" w:cs="Arial"/>
          <w:sz w:val="24"/>
          <w:szCs w:val="24"/>
          <w:lang w:eastAsia="en-US"/>
        </w:rPr>
        <w:fldChar w:fldCharType="begin"/>
      </w:r>
      <w:r>
        <w:rPr>
          <w:rFonts w:ascii="Arial" w:hAnsi="Arial" w:cs="Arial"/>
          <w:sz w:val="24"/>
          <w:szCs w:val="24"/>
          <w:lang w:eastAsia="en-US"/>
        </w:rPr>
        <w:instrText xml:space="preserve"> REF _Ref502097568 \h </w:instrText>
      </w:r>
      <w:r>
        <w:rPr>
          <w:rFonts w:ascii="Arial" w:hAnsi="Arial" w:cs="Arial"/>
          <w:sz w:val="24"/>
          <w:szCs w:val="24"/>
          <w:lang w:eastAsia="en-US"/>
        </w:rPr>
      </w:r>
      <w:r>
        <w:rPr>
          <w:rFonts w:ascii="Arial" w:hAnsi="Arial" w:cs="Arial"/>
          <w:sz w:val="24"/>
          <w:szCs w:val="24"/>
          <w:lang w:eastAsia="en-US"/>
        </w:rPr>
        <w:fldChar w:fldCharType="separate"/>
      </w:r>
      <w:r>
        <w:t xml:space="preserve">Ilustración </w:t>
      </w:r>
      <w:r>
        <w:rPr>
          <w:noProof/>
        </w:rPr>
        <w:t>17</w:t>
      </w:r>
      <w:r>
        <w:t>- Representación actuadores y sensores</w:t>
      </w:r>
      <w:r>
        <w:rPr>
          <w:rFonts w:ascii="Arial" w:hAnsi="Arial" w:cs="Arial"/>
          <w:sz w:val="24"/>
          <w:szCs w:val="24"/>
          <w:lang w:eastAsia="en-US"/>
        </w:rPr>
        <w:fldChar w:fldCharType="end"/>
      </w:r>
      <w:r>
        <w:rPr>
          <w:rFonts w:ascii="Arial" w:hAnsi="Arial" w:cs="Arial"/>
          <w:sz w:val="24"/>
          <w:szCs w:val="24"/>
          <w:lang w:eastAsia="en-US"/>
        </w:rPr>
        <w:t>) se representa la toma de datos un robot puede capturar del ambiente que lo rodea mediante sus diversos sensores, y a su vez como podría interactuar con el mismo mediante actuadores.</w:t>
      </w:r>
    </w:p>
    <w:p w:rsidR="00120242" w:rsidRDefault="009B0EBD">
      <w:pPr>
        <w:pStyle w:val="Ttulo2"/>
        <w:rPr>
          <w:b/>
          <w:sz w:val="32"/>
          <w:szCs w:val="32"/>
        </w:rPr>
      </w:pPr>
      <w:bookmarkStart w:id="287" w:name="_Toc504153911"/>
      <w:r>
        <w:rPr>
          <w:b/>
          <w:sz w:val="32"/>
          <w:szCs w:val="32"/>
        </w:rPr>
        <w:t>3.9 Actuadores en el SAR</w:t>
      </w:r>
      <w:bookmarkEnd w:id="287"/>
    </w:p>
    <w:p w:rsidR="00120242" w:rsidRDefault="00120242"/>
    <w:p w:rsidR="00120242" w:rsidRDefault="009B0EBD">
      <w:pPr>
        <w:rPr>
          <w:rFonts w:ascii="Arial" w:hAnsi="Arial" w:cs="Arial"/>
          <w:sz w:val="24"/>
          <w:szCs w:val="24"/>
        </w:rPr>
      </w:pPr>
      <w:r>
        <w:rPr>
          <w:rFonts w:ascii="Arial" w:hAnsi="Arial" w:cs="Arial"/>
          <w:sz w:val="24"/>
          <w:szCs w:val="24"/>
        </w:rPr>
        <w:t xml:space="preserve">La electrónica </w:t>
      </w:r>
      <w:commentRangeStart w:id="288"/>
      <w:r>
        <w:rPr>
          <w:rFonts w:ascii="Arial" w:hAnsi="Arial" w:cs="Arial"/>
          <w:sz w:val="24"/>
          <w:szCs w:val="24"/>
        </w:rPr>
        <w:t xml:space="preserve">industrial </w:t>
      </w:r>
      <w:commentRangeEnd w:id="288"/>
      <w:r>
        <w:rPr>
          <w:rStyle w:val="Refdecomentario"/>
        </w:rPr>
        <w:commentReference w:id="288"/>
      </w:r>
      <w:r>
        <w:rPr>
          <w:rFonts w:ascii="Arial" w:hAnsi="Arial" w:cs="Arial"/>
          <w:sz w:val="24"/>
          <w:szCs w:val="24"/>
        </w:rPr>
        <w:t xml:space="preserve">ha generado estandarización en el campo de los sensores y actuadores, muchos de estos últimos con buen soporte en Arduino. Precisamente en el SAR se utilizarán: </w:t>
      </w:r>
    </w:p>
    <w:p w:rsidR="00120242" w:rsidRDefault="00120242">
      <w:pPr>
        <w:rPr>
          <w:rFonts w:ascii="Arial" w:hAnsi="Arial" w:cs="Arial"/>
          <w:sz w:val="24"/>
          <w:szCs w:val="24"/>
        </w:rPr>
      </w:pPr>
    </w:p>
    <w:p w:rsidR="00120242" w:rsidRDefault="009B0EBD">
      <w:pPr>
        <w:pStyle w:val="Prrafodelista"/>
        <w:numPr>
          <w:ilvl w:val="0"/>
          <w:numId w:val="6"/>
        </w:numPr>
        <w:rPr>
          <w:rFonts w:ascii="Arial" w:hAnsi="Arial" w:cs="Arial"/>
          <w:color w:val="000000"/>
          <w:sz w:val="24"/>
          <w:szCs w:val="24"/>
        </w:rPr>
      </w:pPr>
      <w:r>
        <w:rPr>
          <w:rFonts w:ascii="Arial" w:hAnsi="Arial" w:cs="Arial"/>
          <w:color w:val="000000"/>
          <w:sz w:val="24"/>
          <w:szCs w:val="24"/>
        </w:rPr>
        <w:t>Motores de corriente continua</w:t>
      </w:r>
    </w:p>
    <w:p w:rsidR="00120242" w:rsidRDefault="009B0EBD">
      <w:pPr>
        <w:pStyle w:val="Prrafodelista"/>
        <w:numPr>
          <w:ilvl w:val="1"/>
          <w:numId w:val="6"/>
        </w:numPr>
        <w:rPr>
          <w:rFonts w:ascii="Arial" w:hAnsi="Arial" w:cs="Arial"/>
          <w:color w:val="000000"/>
          <w:sz w:val="24"/>
          <w:szCs w:val="24"/>
        </w:rPr>
      </w:pPr>
      <w:r>
        <w:rPr>
          <w:rFonts w:ascii="Arial" w:hAnsi="Arial" w:cs="Arial"/>
          <w:color w:val="000000"/>
          <w:sz w:val="24"/>
          <w:szCs w:val="24"/>
        </w:rPr>
        <w:t>Para el desplazamiento del robot móvil</w:t>
      </w:r>
    </w:p>
    <w:p w:rsidR="00120242" w:rsidRDefault="009B0EBD">
      <w:pPr>
        <w:pStyle w:val="Prrafodelista"/>
        <w:numPr>
          <w:ilvl w:val="0"/>
          <w:numId w:val="6"/>
        </w:numPr>
        <w:rPr>
          <w:rFonts w:ascii="Arial" w:hAnsi="Arial" w:cs="Arial"/>
          <w:sz w:val="24"/>
          <w:szCs w:val="24"/>
        </w:rPr>
      </w:pPr>
      <w:r>
        <w:rPr>
          <w:rFonts w:ascii="Arial" w:hAnsi="Arial" w:cs="Arial"/>
          <w:color w:val="000000"/>
          <w:sz w:val="24"/>
          <w:szCs w:val="24"/>
        </w:rPr>
        <w:t>LED</w:t>
      </w:r>
    </w:p>
    <w:p w:rsidR="00120242" w:rsidRDefault="009B0EBD">
      <w:pPr>
        <w:pStyle w:val="Prrafodelista"/>
        <w:numPr>
          <w:ilvl w:val="1"/>
          <w:numId w:val="6"/>
        </w:numPr>
        <w:rPr>
          <w:rFonts w:ascii="Arial" w:hAnsi="Arial" w:cs="Arial"/>
          <w:sz w:val="24"/>
          <w:szCs w:val="24"/>
        </w:rPr>
      </w:pPr>
      <w:r>
        <w:rPr>
          <w:rFonts w:ascii="Arial" w:hAnsi="Arial" w:cs="Arial"/>
          <w:color w:val="000000"/>
          <w:sz w:val="24"/>
          <w:szCs w:val="24"/>
        </w:rPr>
        <w:t>Para indicar estados del RM</w:t>
      </w:r>
    </w:p>
    <w:p w:rsidR="00120242" w:rsidRDefault="009B0EBD">
      <w:pPr>
        <w:keepNext/>
      </w:pPr>
      <w:commentRangeStart w:id="289"/>
      <w:r>
        <w:rPr>
          <w:noProof/>
          <w:lang w:val="en-US" w:eastAsia="en-US"/>
        </w:rPr>
        <w:drawing>
          <wp:inline distT="0" distB="0" distL="0" distR="0" wp14:anchorId="044B00A1" wp14:editId="4C63CF9E">
            <wp:extent cx="5385435" cy="5430520"/>
            <wp:effectExtent l="0" t="0" r="5715"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5385435" cy="5430520"/>
                    </a:xfrm>
                    <a:prstGeom prst="rect">
                      <a:avLst/>
                    </a:prstGeom>
                  </pic:spPr>
                </pic:pic>
              </a:graphicData>
            </a:graphic>
          </wp:inline>
        </w:drawing>
      </w:r>
      <w:commentRangeEnd w:id="289"/>
      <w:r>
        <w:rPr>
          <w:rStyle w:val="Refdecomentario"/>
        </w:rPr>
        <w:commentReference w:id="289"/>
      </w:r>
    </w:p>
    <w:p w:rsidR="00120242" w:rsidRDefault="009B0EBD">
      <w:pPr>
        <w:pStyle w:val="Descripcin"/>
        <w:jc w:val="center"/>
      </w:pPr>
      <w:bookmarkStart w:id="290" w:name="_Ref502097301"/>
      <w:bookmarkStart w:id="291" w:name="_Toc504153984"/>
      <w:r>
        <w:t xml:space="preserve">Ilustración </w:t>
      </w:r>
      <w:r w:rsidR="003D198B">
        <w:fldChar w:fldCharType="begin"/>
      </w:r>
      <w:r w:rsidR="003D198B">
        <w:instrText xml:space="preserve"> SEQ Ilustración \* ARABIC </w:instrText>
      </w:r>
      <w:r w:rsidR="003D198B">
        <w:fldChar w:fldCharType="separate"/>
      </w:r>
      <w:r w:rsidR="009A7239">
        <w:rPr>
          <w:noProof/>
        </w:rPr>
        <w:t>12</w:t>
      </w:r>
      <w:r w:rsidR="003D198B">
        <w:rPr>
          <w:noProof/>
        </w:rPr>
        <w:fldChar w:fldCharType="end"/>
      </w:r>
      <w:r>
        <w:rPr>
          <w:noProof/>
        </w:rPr>
        <w:t xml:space="preserve"> </w:t>
      </w:r>
      <w:r>
        <w:t>- Actuadores y sensores compatibles con Arduino</w:t>
      </w:r>
      <w:bookmarkEnd w:id="290"/>
      <w:bookmarkEnd w:id="291"/>
    </w:p>
    <w:p w:rsidR="00120242" w:rsidRDefault="009B0EBD">
      <w:pPr>
        <w:pStyle w:val="Ttulo2"/>
        <w:rPr>
          <w:b/>
          <w:sz w:val="32"/>
          <w:szCs w:val="32"/>
        </w:rPr>
      </w:pPr>
      <w:bookmarkStart w:id="292" w:name="_Toc504153912"/>
      <w:r>
        <w:rPr>
          <w:b/>
          <w:sz w:val="32"/>
          <w:szCs w:val="32"/>
        </w:rPr>
        <w:t>3.10 Sensores en el SAR</w:t>
      </w:r>
      <w:bookmarkEnd w:id="292"/>
    </w:p>
    <w:p w:rsidR="00120242" w:rsidRDefault="00120242"/>
    <w:p w:rsidR="00120242" w:rsidRDefault="009B0EBD">
      <w:pPr>
        <w:rPr>
          <w:rFonts w:ascii="Arial" w:hAnsi="Arial" w:cs="Arial"/>
          <w:sz w:val="24"/>
          <w:szCs w:val="24"/>
        </w:rPr>
      </w:pPr>
      <w:r>
        <w:rPr>
          <w:rFonts w:ascii="Arial" w:hAnsi="Arial" w:cs="Arial"/>
          <w:sz w:val="24"/>
          <w:szCs w:val="24"/>
        </w:rPr>
        <w:t>El SAR utiliza los siguientes sensores:</w:t>
      </w:r>
    </w:p>
    <w:p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ultrasónico HC-SR04</w:t>
      </w:r>
    </w:p>
    <w:p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Para detectar objetos, y distancia entre el RM y elementos del ambiente</w:t>
      </w:r>
    </w:p>
    <w:p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de Temperatura KY-001</w:t>
      </w:r>
    </w:p>
    <w:p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Incorporado para analizar la temperatura del ambiente</w:t>
      </w:r>
    </w:p>
    <w:p w:rsidR="00120242" w:rsidRDefault="009B0EBD">
      <w:pPr>
        <w:pStyle w:val="Prrafodelista"/>
        <w:numPr>
          <w:ilvl w:val="0"/>
          <w:numId w:val="1"/>
        </w:numPr>
        <w:jc w:val="both"/>
        <w:rPr>
          <w:rFonts w:ascii="Arial" w:hAnsi="Arial" w:cs="Arial"/>
          <w:sz w:val="24"/>
          <w:szCs w:val="24"/>
        </w:rPr>
      </w:pPr>
      <w:r>
        <w:rPr>
          <w:rFonts w:ascii="Arial" w:hAnsi="Arial" w:cs="Arial"/>
          <w:sz w:val="24"/>
          <w:szCs w:val="24"/>
        </w:rPr>
        <w:t>Sensor de presencia de gases MQ-7</w:t>
      </w:r>
    </w:p>
    <w:p w:rsidR="00120242" w:rsidRDefault="009B0EBD">
      <w:pPr>
        <w:pStyle w:val="Prrafodelista"/>
        <w:numPr>
          <w:ilvl w:val="1"/>
          <w:numId w:val="1"/>
        </w:numPr>
        <w:jc w:val="both"/>
        <w:rPr>
          <w:rFonts w:ascii="Arial" w:hAnsi="Arial" w:cs="Arial"/>
          <w:sz w:val="24"/>
          <w:szCs w:val="24"/>
        </w:rPr>
      </w:pPr>
      <w:r>
        <w:rPr>
          <w:rFonts w:ascii="Arial" w:hAnsi="Arial" w:cs="Arial"/>
          <w:sz w:val="24"/>
          <w:szCs w:val="24"/>
        </w:rPr>
        <w:t>Detección de monóxido de carbono</w:t>
      </w:r>
    </w:p>
    <w:p w:rsidR="00120242" w:rsidRDefault="009B0EBD">
      <w:pPr>
        <w:rPr>
          <w:rFonts w:ascii="Arial" w:hAnsi="Arial" w:cs="Arial"/>
          <w:sz w:val="24"/>
          <w:szCs w:val="24"/>
        </w:rPr>
      </w:pPr>
      <w:r>
        <w:rPr>
          <w:rFonts w:ascii="Arial" w:hAnsi="Arial" w:cs="Arial"/>
          <w:sz w:val="24"/>
          <w:szCs w:val="24"/>
        </w:rPr>
        <w:t>Algunos de los sensores y actuadores se pueden apreciar en la ilustración anterior (</w:t>
      </w:r>
      <w:r>
        <w:rPr>
          <w:rFonts w:ascii="Arial" w:hAnsi="Arial" w:cs="Arial"/>
          <w:sz w:val="24"/>
          <w:szCs w:val="24"/>
        </w:rPr>
        <w:fldChar w:fldCharType="begin"/>
      </w:r>
      <w:r>
        <w:rPr>
          <w:rFonts w:ascii="Arial" w:hAnsi="Arial" w:cs="Arial"/>
          <w:sz w:val="24"/>
          <w:szCs w:val="24"/>
        </w:rPr>
        <w:instrText xml:space="preserve"> REF _Ref502097301 \h </w:instrText>
      </w:r>
      <w:r>
        <w:rPr>
          <w:rFonts w:ascii="Arial" w:hAnsi="Arial" w:cs="Arial"/>
          <w:sz w:val="24"/>
          <w:szCs w:val="24"/>
        </w:rPr>
      </w:r>
      <w:r>
        <w:rPr>
          <w:rFonts w:ascii="Arial" w:hAnsi="Arial" w:cs="Arial"/>
          <w:sz w:val="24"/>
          <w:szCs w:val="24"/>
        </w:rPr>
        <w:fldChar w:fldCharType="separate"/>
      </w:r>
      <w:r>
        <w:t xml:space="preserve">Ilustración </w:t>
      </w:r>
      <w:r>
        <w:rPr>
          <w:noProof/>
        </w:rPr>
        <w:t xml:space="preserve">18 </w:t>
      </w:r>
      <w:r>
        <w:t>- Actuadores y sensores compatibles con Arduino</w:t>
      </w:r>
      <w:r>
        <w:rPr>
          <w:rFonts w:ascii="Arial" w:hAnsi="Arial" w:cs="Arial"/>
          <w:sz w:val="24"/>
          <w:szCs w:val="24"/>
        </w:rPr>
        <w:fldChar w:fldCharType="end"/>
      </w:r>
      <w:r>
        <w:rPr>
          <w:rFonts w:ascii="Arial" w:hAnsi="Arial" w:cs="Arial"/>
          <w:sz w:val="24"/>
          <w:szCs w:val="24"/>
        </w:rPr>
        <w:t>).</w:t>
      </w:r>
    </w:p>
    <w:p w:rsidR="00120242" w:rsidRDefault="00120242"/>
    <w:p w:rsidR="00120242" w:rsidRDefault="009B0EBD">
      <w:pPr>
        <w:keepNext/>
        <w:jc w:val="center"/>
      </w:pPr>
      <w:commentRangeStart w:id="293"/>
      <w:r>
        <w:rPr>
          <w:noProof/>
          <w:lang w:val="en-US" w:eastAsia="en-US"/>
        </w:rPr>
        <w:drawing>
          <wp:inline distT="0" distB="0" distL="0" distR="0" wp14:anchorId="2C20C3E8" wp14:editId="00085727">
            <wp:extent cx="4112260" cy="3343275"/>
            <wp:effectExtent l="0" t="0" r="2540" b="9525"/>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4112260" cy="3343275"/>
                    </a:xfrm>
                    <a:prstGeom prst="rect">
                      <a:avLst/>
                    </a:prstGeom>
                  </pic:spPr>
                </pic:pic>
              </a:graphicData>
            </a:graphic>
          </wp:inline>
        </w:drawing>
      </w:r>
      <w:commentRangeEnd w:id="293"/>
      <w:r>
        <w:rPr>
          <w:rStyle w:val="Refdecomentario"/>
        </w:rPr>
        <w:commentReference w:id="293"/>
      </w:r>
    </w:p>
    <w:p w:rsidR="00120242" w:rsidRDefault="009B0EBD">
      <w:pPr>
        <w:pStyle w:val="Descripcin"/>
        <w:jc w:val="center"/>
      </w:pPr>
      <w:bookmarkStart w:id="294" w:name="_Ref502097313"/>
      <w:bookmarkStart w:id="295" w:name="_Toc504153985"/>
      <w:r>
        <w:t xml:space="preserve">Ilustración </w:t>
      </w:r>
      <w:r w:rsidR="003D198B">
        <w:fldChar w:fldCharType="begin"/>
      </w:r>
      <w:r w:rsidR="003D198B">
        <w:instrText xml:space="preserve"> SEQ Ilustración \* ARA</w:instrText>
      </w:r>
      <w:r w:rsidR="003D198B">
        <w:instrText xml:space="preserve">BIC </w:instrText>
      </w:r>
      <w:r w:rsidR="003D198B">
        <w:fldChar w:fldCharType="separate"/>
      </w:r>
      <w:r w:rsidR="009A7239">
        <w:rPr>
          <w:noProof/>
        </w:rPr>
        <w:t>13</w:t>
      </w:r>
      <w:r w:rsidR="003D198B">
        <w:rPr>
          <w:noProof/>
        </w:rPr>
        <w:fldChar w:fldCharType="end"/>
      </w:r>
      <w:r>
        <w:t>- Representación de sensores</w:t>
      </w:r>
      <w:bookmarkEnd w:id="294"/>
      <w:bookmarkEnd w:id="295"/>
    </w:p>
    <w:p w:rsidR="00120242" w:rsidRDefault="009B0EBD">
      <w:pPr>
        <w:rPr>
          <w:rFonts w:ascii="Arial" w:hAnsi="Arial" w:cs="Arial"/>
          <w:sz w:val="24"/>
          <w:szCs w:val="24"/>
          <w:lang w:eastAsia="en-US"/>
        </w:rPr>
      </w:pPr>
      <w:r>
        <w:rPr>
          <w:rFonts w:ascii="Arial" w:hAnsi="Arial" w:cs="Arial"/>
          <w:sz w:val="24"/>
          <w:szCs w:val="24"/>
          <w:lang w:eastAsia="en-US"/>
        </w:rPr>
        <w:t>En esta imagen (</w:t>
      </w:r>
      <w:r>
        <w:rPr>
          <w:rFonts w:ascii="Arial" w:hAnsi="Arial" w:cs="Arial"/>
          <w:sz w:val="24"/>
          <w:szCs w:val="24"/>
          <w:lang w:eastAsia="en-US"/>
        </w:rPr>
        <w:fldChar w:fldCharType="begin"/>
      </w:r>
      <w:r>
        <w:rPr>
          <w:rFonts w:ascii="Arial" w:hAnsi="Arial" w:cs="Arial"/>
          <w:sz w:val="24"/>
          <w:szCs w:val="24"/>
          <w:lang w:eastAsia="en-US"/>
        </w:rPr>
        <w:instrText xml:space="preserve"> REF _Ref502097313 \h </w:instrText>
      </w:r>
      <w:r>
        <w:rPr>
          <w:rFonts w:ascii="Arial" w:hAnsi="Arial" w:cs="Arial"/>
          <w:sz w:val="24"/>
          <w:szCs w:val="24"/>
          <w:lang w:eastAsia="en-US"/>
        </w:rPr>
      </w:r>
      <w:r>
        <w:rPr>
          <w:rFonts w:ascii="Arial" w:hAnsi="Arial" w:cs="Arial"/>
          <w:sz w:val="24"/>
          <w:szCs w:val="24"/>
          <w:lang w:eastAsia="en-US"/>
        </w:rPr>
        <w:fldChar w:fldCharType="separate"/>
      </w:r>
      <w:r>
        <w:t xml:space="preserve">Ilustración </w:t>
      </w:r>
      <w:r>
        <w:rPr>
          <w:noProof/>
        </w:rPr>
        <w:t>19</w:t>
      </w:r>
      <w:r>
        <w:t>- Representación de sensores</w:t>
      </w:r>
      <w:r>
        <w:rPr>
          <w:rFonts w:ascii="Arial" w:hAnsi="Arial" w:cs="Arial"/>
          <w:sz w:val="24"/>
          <w:szCs w:val="24"/>
          <w:lang w:eastAsia="en-US"/>
        </w:rPr>
        <w:fldChar w:fldCharType="end"/>
      </w:r>
      <w:r>
        <w:rPr>
          <w:rFonts w:ascii="Arial" w:hAnsi="Arial" w:cs="Arial"/>
          <w:sz w:val="24"/>
          <w:szCs w:val="24"/>
          <w:lang w:eastAsia="en-US"/>
        </w:rPr>
        <w:t>) se pueden apreciar los distintos factores de un entorno que pueden ser evaluadores con sensores mencionados anteriormente.</w:t>
      </w:r>
    </w:p>
    <w:p w:rsidR="00120242" w:rsidRDefault="009B0EBD">
      <w:pPr>
        <w:pStyle w:val="Ttulo2"/>
        <w:rPr>
          <w:b/>
          <w:sz w:val="32"/>
          <w:szCs w:val="32"/>
        </w:rPr>
      </w:pPr>
      <w:bookmarkStart w:id="296" w:name="_Toc504153913"/>
      <w:r>
        <w:rPr>
          <w:b/>
          <w:sz w:val="32"/>
          <w:szCs w:val="32"/>
        </w:rPr>
        <w:t xml:space="preserve">3.11 Módulos o </w:t>
      </w:r>
      <w:r>
        <w:rPr>
          <w:b/>
          <w:i/>
          <w:sz w:val="32"/>
          <w:szCs w:val="32"/>
        </w:rPr>
        <w:t>shields</w:t>
      </w:r>
      <w:r>
        <w:rPr>
          <w:b/>
          <w:sz w:val="32"/>
          <w:szCs w:val="32"/>
        </w:rPr>
        <w:t xml:space="preserve"> en el SAR</w:t>
      </w:r>
      <w:bookmarkEnd w:id="296"/>
    </w:p>
    <w:p w:rsidR="00120242" w:rsidRDefault="00120242"/>
    <w:p w:rsidR="00120242" w:rsidRDefault="009B0EBD">
      <w:pPr>
        <w:rPr>
          <w:rFonts w:ascii="Arial" w:hAnsi="Arial" w:cs="Arial"/>
          <w:sz w:val="24"/>
          <w:szCs w:val="24"/>
        </w:rPr>
      </w:pPr>
      <w:r>
        <w:rPr>
          <w:rFonts w:ascii="Arial" w:hAnsi="Arial" w:cs="Arial"/>
          <w:sz w:val="24"/>
          <w:szCs w:val="24"/>
        </w:rPr>
        <w:t>El SAR utiliza</w:t>
      </w:r>
      <w:r>
        <w:rPr>
          <w:rStyle w:val="Refdenotaalpie"/>
          <w:rFonts w:ascii="Arial" w:hAnsi="Arial" w:cs="Arial"/>
          <w:sz w:val="24"/>
          <w:szCs w:val="24"/>
        </w:rPr>
        <w:footnoteReference w:id="5"/>
      </w:r>
      <w:r>
        <w:rPr>
          <w:rFonts w:ascii="Arial" w:hAnsi="Arial" w:cs="Arial"/>
          <w:sz w:val="24"/>
          <w:szCs w:val="24"/>
        </w:rPr>
        <w:t>:</w:t>
      </w:r>
    </w:p>
    <w:p w:rsidR="00120242" w:rsidRDefault="009B0EBD">
      <w:pPr>
        <w:pStyle w:val="Prrafodelista"/>
        <w:numPr>
          <w:ilvl w:val="0"/>
          <w:numId w:val="5"/>
        </w:numPr>
        <w:rPr>
          <w:rFonts w:ascii="Arial" w:hAnsi="Arial" w:cs="Arial"/>
          <w:sz w:val="24"/>
          <w:szCs w:val="24"/>
        </w:rPr>
      </w:pPr>
      <w:r>
        <w:rPr>
          <w:rFonts w:ascii="Arial" w:hAnsi="Arial" w:cs="Arial"/>
          <w:sz w:val="24"/>
          <w:szCs w:val="24"/>
        </w:rPr>
        <w:t>MotorShield L298</w:t>
      </w:r>
    </w:p>
    <w:p w:rsidR="00120242" w:rsidRDefault="009B0EBD">
      <w:pPr>
        <w:pStyle w:val="Prrafodelista"/>
        <w:numPr>
          <w:ilvl w:val="1"/>
          <w:numId w:val="5"/>
        </w:numPr>
        <w:rPr>
          <w:rFonts w:ascii="Arial" w:hAnsi="Arial" w:cs="Arial"/>
          <w:sz w:val="24"/>
          <w:szCs w:val="24"/>
        </w:rPr>
      </w:pPr>
      <w:r>
        <w:rPr>
          <w:rFonts w:ascii="Arial" w:hAnsi="Arial" w:cs="Arial"/>
          <w:sz w:val="24"/>
          <w:szCs w:val="24"/>
        </w:rPr>
        <w:t>Para administración del puente H y gestión de los motores de CC</w:t>
      </w:r>
    </w:p>
    <w:p w:rsidR="00120242" w:rsidRDefault="009B0EBD">
      <w:pPr>
        <w:pStyle w:val="Prrafodelista"/>
        <w:numPr>
          <w:ilvl w:val="0"/>
          <w:numId w:val="5"/>
        </w:numPr>
        <w:rPr>
          <w:rFonts w:ascii="Arial" w:hAnsi="Arial" w:cs="Arial"/>
          <w:sz w:val="24"/>
          <w:szCs w:val="24"/>
        </w:rPr>
      </w:pPr>
      <w:r>
        <w:rPr>
          <w:rFonts w:ascii="Arial" w:hAnsi="Arial" w:cs="Arial"/>
          <w:sz w:val="24"/>
          <w:szCs w:val="24"/>
        </w:rPr>
        <w:t>Módulo bluetooth HC-05</w:t>
      </w:r>
    </w:p>
    <w:p w:rsidR="00120242" w:rsidRDefault="009B0EBD">
      <w:pPr>
        <w:pStyle w:val="Prrafodelista"/>
        <w:numPr>
          <w:ilvl w:val="1"/>
          <w:numId w:val="5"/>
        </w:numPr>
        <w:rPr>
          <w:rFonts w:ascii="Arial" w:hAnsi="Arial" w:cs="Arial"/>
          <w:sz w:val="24"/>
          <w:szCs w:val="24"/>
        </w:rPr>
      </w:pPr>
      <w:r>
        <w:rPr>
          <w:rFonts w:ascii="Arial" w:hAnsi="Arial" w:cs="Arial"/>
          <w:sz w:val="24"/>
          <w:szCs w:val="24"/>
        </w:rPr>
        <w:t>Para la comunicación con dispositivos compatibles (móviles y/o computadoras)</w:t>
      </w:r>
    </w:p>
    <w:p w:rsidR="00120242" w:rsidRDefault="009B0EBD">
      <w:pPr>
        <w:pStyle w:val="Prrafodelista"/>
        <w:numPr>
          <w:ilvl w:val="1"/>
          <w:numId w:val="5"/>
        </w:numPr>
        <w:rPr>
          <w:rFonts w:ascii="Arial" w:hAnsi="Arial" w:cs="Arial"/>
          <w:sz w:val="24"/>
          <w:szCs w:val="24"/>
        </w:rPr>
      </w:pPr>
      <w:r>
        <w:rPr>
          <w:rFonts w:ascii="Arial" w:hAnsi="Arial" w:cs="Arial"/>
          <w:sz w:val="24"/>
          <w:szCs w:val="24"/>
        </w:rPr>
        <w:t>Envío de órdenes</w:t>
      </w:r>
    </w:p>
    <w:p w:rsidR="00120242" w:rsidRDefault="009B0EBD">
      <w:pPr>
        <w:pStyle w:val="Prrafodelista"/>
        <w:numPr>
          <w:ilvl w:val="0"/>
          <w:numId w:val="5"/>
        </w:numPr>
        <w:rPr>
          <w:rFonts w:ascii="Arial" w:hAnsi="Arial" w:cs="Arial"/>
          <w:sz w:val="24"/>
          <w:szCs w:val="24"/>
        </w:rPr>
      </w:pPr>
      <w:r>
        <w:rPr>
          <w:rFonts w:ascii="Arial" w:hAnsi="Arial" w:cs="Arial"/>
          <w:sz w:val="24"/>
          <w:szCs w:val="24"/>
        </w:rPr>
        <w:t>Módulo GPS NEO-6</w:t>
      </w:r>
    </w:p>
    <w:p w:rsidR="00120242" w:rsidRDefault="009B0EBD">
      <w:pPr>
        <w:pStyle w:val="Prrafodelista"/>
        <w:numPr>
          <w:ilvl w:val="1"/>
          <w:numId w:val="5"/>
        </w:numPr>
        <w:rPr>
          <w:rFonts w:ascii="Arial" w:hAnsi="Arial" w:cs="Arial"/>
          <w:sz w:val="24"/>
          <w:szCs w:val="24"/>
        </w:rPr>
      </w:pPr>
      <w:r>
        <w:rPr>
          <w:rFonts w:ascii="Arial" w:hAnsi="Arial" w:cs="Arial"/>
          <w:sz w:val="24"/>
          <w:szCs w:val="24"/>
        </w:rPr>
        <w:t>Para la geolocalización del RM</w:t>
      </w:r>
    </w:p>
    <w:p w:rsidR="00120242" w:rsidRDefault="009B0EBD">
      <w:pPr>
        <w:pStyle w:val="Prrafodelista"/>
        <w:numPr>
          <w:ilvl w:val="0"/>
          <w:numId w:val="5"/>
        </w:numPr>
        <w:rPr>
          <w:rFonts w:ascii="Arial" w:hAnsi="Arial" w:cs="Arial"/>
          <w:sz w:val="24"/>
          <w:szCs w:val="24"/>
        </w:rPr>
      </w:pPr>
      <w:r>
        <w:rPr>
          <w:rFonts w:ascii="Arial" w:hAnsi="Arial" w:cs="Arial"/>
          <w:sz w:val="24"/>
          <w:szCs w:val="24"/>
        </w:rPr>
        <w:t>Módulo ESP8266</w:t>
      </w:r>
    </w:p>
    <w:p w:rsidR="00120242" w:rsidRDefault="009B0EBD">
      <w:pPr>
        <w:pStyle w:val="Prrafodelista"/>
        <w:numPr>
          <w:ilvl w:val="1"/>
          <w:numId w:val="5"/>
        </w:numPr>
        <w:rPr>
          <w:rFonts w:ascii="Arial" w:hAnsi="Arial" w:cs="Arial"/>
          <w:sz w:val="24"/>
          <w:szCs w:val="24"/>
        </w:rPr>
      </w:pPr>
      <w:r>
        <w:rPr>
          <w:rFonts w:ascii="Arial" w:hAnsi="Arial" w:cs="Arial"/>
          <w:sz w:val="24"/>
          <w:szCs w:val="24"/>
        </w:rPr>
        <w:t>Conectividad y transferencia de datos vía WIFI</w:t>
      </w:r>
    </w:p>
    <w:p w:rsidR="00120242" w:rsidRDefault="009B0EBD">
      <w:pPr>
        <w:pStyle w:val="Prrafodelista"/>
        <w:numPr>
          <w:ilvl w:val="1"/>
          <w:numId w:val="5"/>
        </w:numPr>
        <w:rPr>
          <w:rFonts w:ascii="Arial" w:hAnsi="Arial" w:cs="Arial"/>
          <w:sz w:val="24"/>
          <w:szCs w:val="24"/>
        </w:rPr>
      </w:pPr>
      <w:r>
        <w:rPr>
          <w:rFonts w:ascii="Arial" w:hAnsi="Arial" w:cs="Arial"/>
          <w:sz w:val="24"/>
          <w:szCs w:val="24"/>
        </w:rPr>
        <w:t>Activación del Ad-hoc</w:t>
      </w:r>
    </w:p>
    <w:p w:rsidR="00120242" w:rsidRDefault="009B0EBD">
      <w:pPr>
        <w:rPr>
          <w:rFonts w:ascii="Arial" w:hAnsi="Arial" w:cs="Arial"/>
          <w:sz w:val="24"/>
          <w:szCs w:val="24"/>
        </w:rPr>
      </w:pPr>
      <w:r>
        <w:rPr>
          <w:rFonts w:ascii="Arial" w:hAnsi="Arial" w:cs="Arial"/>
          <w:sz w:val="24"/>
          <w:szCs w:val="24"/>
        </w:rPr>
        <w:t>A lo largo del desarrollo de la tesina se fueron implementando diversos casos de pruebas sobre los sensores, actuadores y módulos especificados en esta sección. Las pruebas se encuentran anexas en este documento.</w:t>
      </w:r>
    </w:p>
    <w:p w:rsidR="00120242" w:rsidRDefault="00120242">
      <w:pPr>
        <w:rPr>
          <w:rFonts w:ascii="Arial" w:hAnsi="Arial" w:cs="Arial"/>
          <w:sz w:val="24"/>
          <w:szCs w:val="24"/>
        </w:rPr>
      </w:pPr>
    </w:p>
    <w:p w:rsidR="00120242" w:rsidRDefault="00120242"/>
    <w:p w:rsidR="00277D23" w:rsidRDefault="00277D23">
      <w:pPr>
        <w:spacing w:after="160" w:line="259" w:lineRule="auto"/>
        <w:jc w:val="left"/>
        <w:rPr>
          <w:sz w:val="32"/>
          <w:szCs w:val="36"/>
        </w:rPr>
      </w:pPr>
      <w:r>
        <w:rPr>
          <w:sz w:val="32"/>
          <w:szCs w:val="36"/>
        </w:rPr>
        <w:br w:type="page"/>
      </w:r>
    </w:p>
    <w:p w:rsidR="00120242" w:rsidRDefault="00387C5A" w:rsidP="00387C5A">
      <w:pPr>
        <w:pStyle w:val="TituloAgustin"/>
      </w:pPr>
      <w:r>
        <w:t xml:space="preserve">3.12 </w:t>
      </w:r>
      <w:r w:rsidR="009B0EBD">
        <w:t>Resumen</w:t>
      </w:r>
    </w:p>
    <w:p w:rsidR="00120242" w:rsidRDefault="00120242">
      <w:pPr>
        <w:rPr>
          <w:sz w:val="32"/>
          <w:szCs w:val="36"/>
        </w:rPr>
      </w:pPr>
    </w:p>
    <w:p w:rsidR="00120242" w:rsidRDefault="009B0EBD" w:rsidP="00277D23">
      <w:pPr>
        <w:pStyle w:val="AgustinTexto"/>
      </w:pPr>
      <w:r>
        <w:t xml:space="preserve">Como vimos en el presente </w:t>
      </w:r>
      <w:r w:rsidR="00FD6C82">
        <w:t>capítulo</w:t>
      </w:r>
      <w:r>
        <w:t>, Arduino es</w:t>
      </w:r>
      <w:r w:rsidR="00277D23">
        <w:t xml:space="preserve"> una plataforma de electrónica </w:t>
      </w:r>
      <w:r>
        <w:t>open-source, basada en una placa con un microcontrolador y un entorno de desarrollo, diseñada para facilitar el uso de la electrónica en proyectos multidisciplinares. A su vez facilita la programación de un microcontrolador, este último lee sobre los sensores y escribe sobre los actuadores.</w:t>
      </w:r>
    </w:p>
    <w:p w:rsidR="000369C2" w:rsidRDefault="000369C2" w:rsidP="00277D23">
      <w:pPr>
        <w:pStyle w:val="AgustinTexto"/>
      </w:pPr>
    </w:p>
    <w:p w:rsidR="000369C2" w:rsidRDefault="009B0EBD" w:rsidP="00277D23">
      <w:pPr>
        <w:pStyle w:val="AgustinTexto"/>
        <w:rPr>
          <w:color w:val="222222"/>
          <w:shd w:val="clear" w:color="FFFFFF" w:fill="FFFFFF"/>
        </w:rPr>
      </w:pPr>
      <w:r>
        <w:rPr>
          <w:color w:val="222222"/>
          <w:shd w:val="clear" w:color="FFFFFF" w:fill="FFFFFF"/>
        </w:rPr>
        <w:t>Un</w:t>
      </w:r>
      <w:r>
        <w:rPr>
          <w:rStyle w:val="apple-converted-space"/>
          <w:color w:val="222222"/>
          <w:shd w:val="clear" w:color="FFFFFF" w:fill="FFFFFF"/>
        </w:rPr>
        <w:t xml:space="preserve"> </w:t>
      </w:r>
      <w:r w:rsidRPr="00277D23">
        <w:rPr>
          <w:color w:val="222222"/>
          <w:shd w:val="clear" w:color="FFFFFF" w:fill="FFFFFF"/>
        </w:rPr>
        <w:t>actuador</w:t>
      </w:r>
      <w:r>
        <w:rPr>
          <w:rStyle w:val="apple-converted-space"/>
          <w:color w:val="222222"/>
          <w:shd w:val="clear" w:color="FFFFFF" w:fill="FFFFFF"/>
        </w:rPr>
        <w:t xml:space="preserve"> </w:t>
      </w:r>
      <w:r>
        <w:rPr>
          <w:color w:val="222222"/>
          <w:shd w:val="clear" w:color="FFFFFF" w:fill="FFFFFF"/>
        </w:rPr>
        <w:t xml:space="preserve">es un dispositivo capaz de transformar energía hidráulica, neumática o eléctrica en la activación de una acción con la finalidad de generar un efecto sobre un proceso automatizado. </w:t>
      </w:r>
    </w:p>
    <w:p w:rsidR="000369C2" w:rsidRDefault="000369C2" w:rsidP="00277D23">
      <w:pPr>
        <w:pStyle w:val="AgustinTexto"/>
        <w:rPr>
          <w:color w:val="222222"/>
          <w:shd w:val="clear" w:color="FFFFFF" w:fill="FFFFFF"/>
        </w:rPr>
      </w:pPr>
    </w:p>
    <w:p w:rsidR="00120242" w:rsidRDefault="009B0EBD" w:rsidP="00277D23">
      <w:pPr>
        <w:pStyle w:val="AgustinTexto"/>
      </w:pPr>
      <w:r>
        <w:rPr>
          <w:color w:val="222222"/>
          <w:shd w:val="clear" w:color="FFFFFF" w:fill="FFFFFF"/>
        </w:rPr>
        <w:t>Por otro lado, un</w:t>
      </w:r>
      <w:r>
        <w:rPr>
          <w:rStyle w:val="apple-converted-space"/>
        </w:rPr>
        <w:t xml:space="preserve"> </w:t>
      </w:r>
      <w:r>
        <w:t>sensor</w:t>
      </w:r>
      <w:r>
        <w:rPr>
          <w:rStyle w:val="apple-converted-space"/>
        </w:rPr>
        <w:t xml:space="preserve"> </w:t>
      </w:r>
      <w:r>
        <w:t xml:space="preserve">es un objeto capaz de detectar magnitudes físicas o químicas, llamadas variables de instrumentación, y transformarlas en variables eléctricas. </w:t>
      </w:r>
      <w:r w:rsidR="00277D23">
        <w:t>Además,</w:t>
      </w:r>
      <w:r>
        <w:t xml:space="preserve"> existen módulos que integran sensores y actuadores con un micro controlador</w:t>
      </w:r>
    </w:p>
    <w:p w:rsidR="00120242" w:rsidRDefault="00120242"/>
    <w:sectPr w:rsidR="0012024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Nahuel Defossé" w:date="2018-03-01T13:37:00Z" w:initials="ND">
    <w:p w:rsidR="00050D8D" w:rsidRDefault="00050D8D">
      <w:pPr>
        <w:pStyle w:val="Textocomentario"/>
      </w:pPr>
      <w:r>
        <w:rPr>
          <w:rStyle w:val="Refdecomentario"/>
        </w:rPr>
        <w:annotationRef/>
      </w:r>
      <w:r>
        <w:t>En el final debería estar linkeado con la definición</w:t>
      </w:r>
    </w:p>
  </w:comment>
  <w:comment w:id="20" w:author="Nahuel Defossé" w:date="2017-12-08T19:04:00Z" w:initials="">
    <w:p w:rsidR="00120242" w:rsidRDefault="009B0EBD">
      <w:pPr>
        <w:pStyle w:val="Textocomentario"/>
      </w:pPr>
      <w:r>
        <w:t xml:space="preserve">Poner en cursiva, si es una palabra que no es parte de nuestro idioma. </w:t>
      </w:r>
    </w:p>
  </w:comment>
  <w:comment w:id="19" w:author="Nahuel Defossé" w:date="2018-02-07T15:08:00Z" w:initials="">
    <w:p w:rsidR="00120242" w:rsidRDefault="009B0EBD">
      <w:pPr>
        <w:pStyle w:val="Textocomentario"/>
      </w:pPr>
      <w:r>
        <w:t>Fundir con lo anterior y eliminar esto.</w:t>
      </w:r>
    </w:p>
  </w:comment>
  <w:comment w:id="44" w:author="Nahuel Defossé" w:date="2017-12-08T19:04:00Z" w:initials="ND">
    <w:p w:rsidR="00120242" w:rsidRDefault="009B0EBD">
      <w:pPr>
        <w:pStyle w:val="Textocomentario"/>
      </w:pPr>
      <w:r>
        <w:rPr>
          <w:rStyle w:val="Refdecomentario"/>
        </w:rPr>
        <w:annotationRef/>
      </w:r>
      <w:r>
        <w:t>No entiendo que hace esto acá, si va, agregar ejemplos, gráficos, etc.</w:t>
      </w:r>
    </w:p>
  </w:comment>
  <w:comment w:id="45" w:author="Damián Mansilla" w:date="2018-02-17T17:14:00Z" w:initials="DM">
    <w:p w:rsidR="00F25C7A" w:rsidRDefault="00F25C7A">
      <w:pPr>
        <w:pStyle w:val="Textocomentario"/>
      </w:pPr>
      <w:r>
        <w:rPr>
          <w:rStyle w:val="Refdecomentario"/>
        </w:rPr>
        <w:annotationRef/>
      </w:r>
      <w:r>
        <w:t xml:space="preserve">Ver si dejamos fritzing dado que son proyectos emergentes en paralelo a Arduino, que tienen en común </w:t>
      </w:r>
    </w:p>
  </w:comment>
  <w:comment w:id="49" w:author="Nahuel Defossé" w:date="2017-12-08T19:06:00Z" w:initials="ND">
    <w:p w:rsidR="00120242" w:rsidRDefault="009B0EBD">
      <w:pPr>
        <w:pStyle w:val="Textocomentario"/>
      </w:pPr>
      <w:r>
        <w:rPr>
          <w:rStyle w:val="Refdecomentario"/>
        </w:rPr>
        <w:annotationRef/>
      </w:r>
      <w:r>
        <w:t>Cursiva, quitar la negrita</w:t>
      </w:r>
    </w:p>
  </w:comment>
  <w:comment w:id="50" w:author="Nahuel Defossé" w:date="2018-02-07T15:34:00Z" w:initials="ND">
    <w:p w:rsidR="00120242" w:rsidRDefault="009B0EBD">
      <w:pPr>
        <w:pStyle w:val="Textocomentario"/>
      </w:pPr>
      <w:r>
        <w:rPr>
          <w:rStyle w:val="Refdecomentario"/>
        </w:rPr>
        <w:annotationRef/>
      </w:r>
    </w:p>
  </w:comment>
  <w:comment w:id="71" w:author="Nahuel Defossé" w:date="2017-12-08T19:07:00Z" w:initials="ND">
    <w:p w:rsidR="00120242" w:rsidRDefault="009B0EBD">
      <w:pPr>
        <w:pStyle w:val="Textocomentario"/>
      </w:pPr>
      <w:r>
        <w:rPr>
          <w:rStyle w:val="Refdecomentario"/>
        </w:rPr>
        <w:annotationRef/>
      </w:r>
      <w:r>
        <w:t>Itemizado, no son apartdos</w:t>
      </w:r>
    </w:p>
  </w:comment>
  <w:comment w:id="78" w:author="Nahuel Defossé" w:date="2017-12-09T20:06:00Z" w:initials="ND">
    <w:p w:rsidR="00120242" w:rsidRDefault="009B0EBD">
      <w:pPr>
        <w:pStyle w:val="Textocomentario"/>
      </w:pPr>
      <w:r>
        <w:rPr>
          <w:rStyle w:val="Refdecomentario"/>
        </w:rPr>
        <w:annotationRef/>
      </w:r>
      <w:r>
        <w:t>Esto no tiene nada que ver con el título. Hay que reubicarlo.</w:t>
      </w:r>
    </w:p>
  </w:comment>
  <w:comment w:id="113" w:author="Nahuel Defossé" w:date="2018-03-01T14:24:00Z" w:initials="ND">
    <w:p w:rsidR="009D797C" w:rsidRDefault="009D797C">
      <w:pPr>
        <w:pStyle w:val="Textocomentario"/>
      </w:pPr>
      <w:r>
        <w:rPr>
          <w:rStyle w:val="Refdecomentario"/>
        </w:rPr>
        <w:annotationRef/>
      </w:r>
      <w:r>
        <w:t>Hacer título</w:t>
      </w:r>
    </w:p>
  </w:comment>
  <w:comment w:id="119" w:author="Nahuel Defossé" w:date="2017-12-09T20:07:00Z" w:initials="ND">
    <w:p w:rsidR="00120242" w:rsidRDefault="009B0EBD">
      <w:pPr>
        <w:pStyle w:val="Textocomentario"/>
      </w:pPr>
      <w:r>
        <w:rPr>
          <w:rStyle w:val="Refdecomentario"/>
        </w:rPr>
        <w:annotationRef/>
      </w:r>
      <w:r>
        <w:t>Está muy pobre este texto, hacer referencias a Open Source, Open Hardware y a proyectos conocidos basaddos en la plataforma Arduino.</w:t>
      </w:r>
    </w:p>
  </w:comment>
  <w:comment w:id="183" w:author="Nahuel Defossé" w:date="2018-03-01T14:16:00Z" w:initials="ND">
    <w:p w:rsidR="00A34201" w:rsidRDefault="00A34201">
      <w:pPr>
        <w:pStyle w:val="Textocomentario"/>
      </w:pPr>
      <w:r>
        <w:rPr>
          <w:rStyle w:val="Refdecomentario"/>
        </w:rPr>
        <w:annotationRef/>
      </w:r>
      <w:r>
        <w:t>Agregar AduinoDay a Comunidad</w:t>
      </w:r>
    </w:p>
  </w:comment>
  <w:comment w:id="220" w:author="Nahuel Defossé" w:date="2018-03-01T14:26:00Z" w:initials="ND">
    <w:p w:rsidR="009D797C" w:rsidRDefault="009D797C">
      <w:pPr>
        <w:pStyle w:val="Textocomentario"/>
      </w:pPr>
      <w:r>
        <w:rPr>
          <w:rStyle w:val="Refdecomentario"/>
        </w:rPr>
        <w:annotationRef/>
      </w:r>
      <w:r>
        <w:t>No entiendo, esto existe, es una idea? Un proyecto? Si es así en donde?</w:t>
      </w:r>
    </w:p>
  </w:comment>
  <w:comment w:id="284" w:author="Nahuel Defossé" w:date="2018-03-01T14:45:00Z" w:initials="ND">
    <w:p w:rsidR="00B10EC8" w:rsidRDefault="00B10EC8">
      <w:pPr>
        <w:pStyle w:val="Textocomentario"/>
      </w:pPr>
      <w:r>
        <w:rPr>
          <w:rStyle w:val="Refdecomentario"/>
        </w:rPr>
        <w:annotationRef/>
      </w:r>
      <w:r>
        <w:t xml:space="preserve">Poner texto conectivo </w:t>
      </w:r>
    </w:p>
  </w:comment>
  <w:comment w:id="288" w:author="Nahuel Defossé" w:date="2017-12-10T20:53:00Z" w:initials="ND">
    <w:p w:rsidR="00120242" w:rsidRDefault="009B0EBD">
      <w:pPr>
        <w:pStyle w:val="Textocomentario"/>
      </w:pPr>
      <w:r>
        <w:rPr>
          <w:rStyle w:val="Refdecomentario"/>
        </w:rPr>
        <w:annotationRef/>
      </w:r>
      <w:r>
        <w:t xml:space="preserve">No podemos denominar Arduino industrial, deberíamos buscar otro término. Una computadora industrial tiene </w:t>
      </w:r>
    </w:p>
  </w:comment>
  <w:comment w:id="289" w:author="Nahuel Defossé" w:date="2017-12-10T20:59:00Z" w:initials="ND">
    <w:p w:rsidR="00120242" w:rsidRDefault="009B0EBD">
      <w:pPr>
        <w:pStyle w:val="Textocomentario"/>
      </w:pPr>
      <w:r>
        <w:rPr>
          <w:rStyle w:val="Refdecomentario"/>
        </w:rPr>
        <w:annotationRef/>
      </w:r>
      <w:r>
        <w:t xml:space="preserve">Esta imagen no está referenciada, por favor, las imágenes que no tengan referencias, no las incluyan en el informe </w:t>
      </w:r>
      <w:r>
        <w:sym w:font="Wingdings" w:char="F04A"/>
      </w:r>
    </w:p>
  </w:comment>
  <w:comment w:id="293" w:author="Nahuel Defossé" w:date="2017-12-10T21:00:00Z" w:initials="ND">
    <w:p w:rsidR="00120242" w:rsidRDefault="009B0EBD">
      <w:pPr>
        <w:pStyle w:val="Textocomentario"/>
      </w:pPr>
      <w:r>
        <w:rPr>
          <w:rStyle w:val="Refdecomentario"/>
        </w:rPr>
        <w:annotationRef/>
      </w:r>
      <w:r>
        <w:t>Qué es esta imagen, no está referenciada</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98B" w:rsidRDefault="003D198B">
      <w:r>
        <w:separator/>
      </w:r>
    </w:p>
  </w:endnote>
  <w:endnote w:type="continuationSeparator" w:id="0">
    <w:p w:rsidR="003D198B" w:rsidRDefault="003D198B">
      <w:r>
        <w:continuationSeparator/>
      </w:r>
    </w:p>
  </w:endnote>
  <w:endnote w:id="1">
    <w:p w:rsidR="00120242" w:rsidRDefault="009B0EBD">
      <w:pPr>
        <w:rPr>
          <w:rFonts w:ascii="Arial" w:hAnsi="Arial" w:cs="Arial"/>
          <w:b/>
          <w:sz w:val="24"/>
          <w:szCs w:val="24"/>
        </w:rPr>
      </w:pPr>
      <w:r>
        <w:rPr>
          <w:rStyle w:val="Refdenotaalfinal"/>
        </w:rPr>
        <w:endnoteRef/>
      </w:r>
      <w:r>
        <w:rPr>
          <w:rStyle w:val="Hipervnculo"/>
          <w:sz w:val="20"/>
          <w:szCs w:val="20"/>
        </w:rPr>
        <w:t>http://comoprogramarpic.blogspot.com.ar/2012/06/programando-un-atmel-mi-primer-programa.html</w:t>
      </w:r>
    </w:p>
    <w:p w:rsidR="00120242" w:rsidRDefault="00120242">
      <w:pPr>
        <w:pStyle w:val="Textonotaalfinal"/>
      </w:pPr>
    </w:p>
  </w:endnote>
  <w:endnote w:id="2">
    <w:p w:rsidR="00043F75" w:rsidRDefault="00043F75" w:rsidP="00043F75">
      <w:pPr>
        <w:pStyle w:val="AgustinTexto"/>
        <w:rPr>
          <w:moveTo w:id="59" w:author="Nahuel Defossé" w:date="2018-03-01T14:02:00Z"/>
        </w:rPr>
      </w:pPr>
      <w:ins w:id="60" w:author="Nahuel Defossé" w:date="2018-03-01T14:02:00Z">
        <w:r>
          <w:rPr>
            <w:rStyle w:val="Refdenotaalfinal"/>
          </w:rPr>
          <w:endnoteRef/>
        </w:r>
        <w:r>
          <w:t xml:space="preserve"> </w:t>
        </w:r>
      </w:ins>
      <w:moveToRangeStart w:id="61" w:author="Nahuel Defossé" w:date="2018-03-01T14:02:00Z" w:name="move507676272"/>
      <w:moveTo w:id="62" w:author="Nahuel Defossé" w:date="2018-03-01T14:02:00Z">
        <w:r>
          <w:t>La UART (universally asynchronous receiver/transmitter) es una unidad que incorporan ciertos procesadores, encargada de realizar la conversión de los datos a una secuencia de bits y transmitirlos o recibirlos a una velocidad determinada.</w:t>
        </w:r>
      </w:moveTo>
    </w:p>
    <w:moveToRangeEnd w:id="61"/>
    <w:p w:rsidR="00043F75" w:rsidRPr="00043F75" w:rsidRDefault="00043F75">
      <w:pPr>
        <w:pStyle w:val="Textonotaalfinal"/>
      </w:pPr>
    </w:p>
  </w:endnote>
  <w:endnote w:id="3">
    <w:p w:rsidR="00120242" w:rsidRDefault="009B0EBD">
      <w:pPr>
        <w:pStyle w:val="Textonotaalfinal"/>
      </w:pPr>
      <w:r>
        <w:rPr>
          <w:rStyle w:val="Refdenotaalfinal"/>
        </w:rPr>
        <w:endnoteRef/>
      </w:r>
      <w:r>
        <w:t xml:space="preserve"> </w:t>
      </w:r>
      <w:hyperlink r:id="rId1" w:history="1">
        <w:r>
          <w:rPr>
            <w:rStyle w:val="Hipervnculo"/>
          </w:rPr>
          <w:t>https://www.arduino.cc/en/Main/Products</w:t>
        </w:r>
      </w:hyperlink>
      <w:r>
        <w:t xml:space="preserve"> </w:t>
      </w:r>
    </w:p>
    <w:p w:rsidR="00120242" w:rsidRDefault="00120242">
      <w:pPr>
        <w:pStyle w:val="Textonotaalfinal"/>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Droid Sans Mono">
    <w:altName w:val="Times New Roman"/>
    <w:panose1 w:val="020B0609030804020204"/>
    <w:charset w:val="00"/>
    <w:family w:val="modern"/>
    <w:notTrueType/>
    <w:pitch w:val="fixed"/>
    <w:sig w:usb0="E00002EF" w:usb1="4000205B" w:usb2="00000028"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98B" w:rsidRDefault="003D198B">
      <w:r>
        <w:separator/>
      </w:r>
    </w:p>
  </w:footnote>
  <w:footnote w:type="continuationSeparator" w:id="0">
    <w:p w:rsidR="003D198B" w:rsidRDefault="003D198B">
      <w:r>
        <w:continuationSeparator/>
      </w:r>
    </w:p>
  </w:footnote>
  <w:footnote w:id="1">
    <w:p w:rsidR="00120242" w:rsidRDefault="009B0EBD">
      <w:pPr>
        <w:pStyle w:val="Textonotapie"/>
      </w:pPr>
      <w:r>
        <w:rPr>
          <w:rStyle w:val="Refdenotaalpie"/>
        </w:rPr>
        <w:footnoteRef/>
      </w:r>
      <w:r>
        <w:t xml:space="preserve"> </w:t>
      </w:r>
      <w:r>
        <w:rPr>
          <w:sz w:val="20"/>
          <w:szCs w:val="20"/>
        </w:rPr>
        <w:t>Internet de las cosas: “Concepto que se refiere a la interconexión de objetos cotidianos con Internet.</w:t>
      </w:r>
      <w:r>
        <w:t xml:space="preserve"> “ </w:t>
      </w:r>
      <w:hyperlink r:id="rId1" w:history="1">
        <w:r>
          <w:rPr>
            <w:rStyle w:val="Hipervnculo"/>
            <w:sz w:val="20"/>
            <w:szCs w:val="20"/>
          </w:rPr>
          <w:t>https://es.wikipedia.org/wiki/Internet_de_las_cosas</w:t>
        </w:r>
      </w:hyperlink>
      <w:r>
        <w:t xml:space="preserve"> </w:t>
      </w:r>
    </w:p>
  </w:footnote>
  <w:footnote w:id="2">
    <w:p w:rsidR="00A34201" w:rsidRDefault="00A34201" w:rsidP="00A34201">
      <w:pPr>
        <w:pStyle w:val="Textonotapie"/>
        <w:rPr>
          <w:ins w:id="142" w:author="Nahuel Defossé" w:date="2018-03-01T14:15:00Z"/>
        </w:rPr>
      </w:pPr>
      <w:ins w:id="143" w:author="Nahuel Defossé" w:date="2018-03-01T14:15:00Z">
        <w:r>
          <w:rPr>
            <w:rStyle w:val="Refdenotaalpie"/>
          </w:rPr>
          <w:footnoteRef/>
        </w:r>
        <w:r>
          <w:t xml:space="preserve"> </w:t>
        </w:r>
        <w:r>
          <w:fldChar w:fldCharType="begin"/>
        </w:r>
        <w:r>
          <w:instrText xml:space="preserve"> HYPERLINK "https://www.arduino.cc/en/aug/" </w:instrText>
        </w:r>
        <w:r>
          <w:fldChar w:fldCharType="separate"/>
        </w:r>
        <w:r>
          <w:rPr>
            <w:rStyle w:val="Hipervnculo"/>
          </w:rPr>
          <w:t>https://www.arduino.cc/en/aug/</w:t>
        </w:r>
        <w:r>
          <w:rPr>
            <w:rStyle w:val="Hipervnculo"/>
          </w:rPr>
          <w:fldChar w:fldCharType="end"/>
        </w:r>
        <w:r>
          <w:t xml:space="preserve"> </w:t>
        </w:r>
      </w:ins>
    </w:p>
  </w:footnote>
  <w:footnote w:id="3">
    <w:p w:rsidR="00120242" w:rsidDel="00A34201" w:rsidRDefault="009B0EBD">
      <w:pPr>
        <w:pStyle w:val="Textonotapie"/>
        <w:rPr>
          <w:del w:id="181" w:author="Nahuel Defossé" w:date="2018-03-01T14:15:00Z"/>
        </w:rPr>
      </w:pPr>
      <w:del w:id="182" w:author="Nahuel Defossé" w:date="2018-03-01T14:15:00Z">
        <w:r w:rsidDel="00A34201">
          <w:rPr>
            <w:rStyle w:val="Refdenotaalpie"/>
          </w:rPr>
          <w:footnoteRef/>
        </w:r>
        <w:r w:rsidDel="00A34201">
          <w:delText xml:space="preserve"> </w:delText>
        </w:r>
        <w:r w:rsidR="003D198B" w:rsidDel="00A34201">
          <w:fldChar w:fldCharType="begin"/>
        </w:r>
        <w:r w:rsidR="003D198B" w:rsidDel="00A34201">
          <w:delInstrText xml:space="preserve"> HYPERLINK "https://www.arduino.cc/en/aug/" </w:delInstrText>
        </w:r>
        <w:r w:rsidR="003D198B" w:rsidDel="00A34201">
          <w:fldChar w:fldCharType="separate"/>
        </w:r>
        <w:r w:rsidDel="00A34201">
          <w:rPr>
            <w:rStyle w:val="Hipervnculo"/>
          </w:rPr>
          <w:delText>https://www.arduino.cc/en/aug/</w:delText>
        </w:r>
        <w:r w:rsidR="003D198B" w:rsidDel="00A34201">
          <w:rPr>
            <w:rStyle w:val="Hipervnculo"/>
          </w:rPr>
          <w:fldChar w:fldCharType="end"/>
        </w:r>
        <w:r w:rsidDel="00A34201">
          <w:delText xml:space="preserve"> </w:delText>
        </w:r>
      </w:del>
    </w:p>
  </w:footnote>
  <w:footnote w:id="4">
    <w:p w:rsidR="00120242" w:rsidRDefault="009B0EBD">
      <w:pPr>
        <w:pStyle w:val="Textonotapie"/>
      </w:pPr>
      <w:r>
        <w:rPr>
          <w:rStyle w:val="Refdenotaalpie"/>
        </w:rPr>
        <w:footnoteRef/>
      </w:r>
      <w:r>
        <w:t xml:space="preserve"> </w:t>
      </w:r>
      <w:hyperlink r:id="rId2" w:history="1">
        <w:r>
          <w:rPr>
            <w:rStyle w:val="Hipervnculo"/>
          </w:rPr>
          <w:t>https://www.arduino.cc/en/Reference/PortManipulation</w:t>
        </w:r>
      </w:hyperlink>
      <w:r>
        <w:t xml:space="preserve"> </w:t>
      </w:r>
    </w:p>
  </w:footnote>
  <w:footnote w:id="5">
    <w:p w:rsidR="00120242" w:rsidRDefault="009B0EBD">
      <w:pPr>
        <w:rPr>
          <w:rFonts w:ascii="Arial" w:hAnsi="Arial" w:cs="Arial"/>
          <w:sz w:val="24"/>
          <w:szCs w:val="24"/>
        </w:rPr>
      </w:pPr>
      <w:r>
        <w:rPr>
          <w:rStyle w:val="Refdenotaalpie"/>
        </w:rPr>
        <w:footnoteRef/>
      </w:r>
      <w:r>
        <w:t xml:space="preserve"> </w:t>
      </w:r>
      <w:r>
        <w:rPr>
          <w:rFonts w:ascii="Arial" w:hAnsi="Arial" w:cs="Arial"/>
          <w:sz w:val="24"/>
          <w:szCs w:val="24"/>
        </w:rPr>
        <w:t>El uso de algunos de estos módulos queda en forma tentativa, dado que existen también en la Raspberry y su uso puede ser complementario.</w:t>
      </w:r>
    </w:p>
    <w:p w:rsidR="00120242" w:rsidRDefault="00120242">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0000002"/>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3"/>
    <w:multiLevelType w:val="hybridMultilevel"/>
    <w:tmpl w:val="12D2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0528509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C13498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0000006"/>
    <w:multiLevelType w:val="hybridMultilevel"/>
    <w:tmpl w:val="4600D87A"/>
    <w:lvl w:ilvl="0" w:tplc="2C0A0003">
      <w:start w:val="1"/>
      <w:numFmt w:val="bullet"/>
      <w:lvlText w:val="o"/>
      <w:lvlJc w:val="left"/>
      <w:pPr>
        <w:ind w:left="720" w:hanging="360"/>
      </w:pPr>
      <w:rPr>
        <w:rFonts w:ascii="Courier New" w:hAnsi="Courier New" w:cs="Courier New"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6D22738"/>
    <w:multiLevelType w:val="hybridMultilevel"/>
    <w:tmpl w:val="6414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04C21"/>
    <w:multiLevelType w:val="hybridMultilevel"/>
    <w:tmpl w:val="887EE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57EEC"/>
    <w:multiLevelType w:val="hybridMultilevel"/>
    <w:tmpl w:val="CD48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6"/>
  </w:num>
  <w:num w:numId="4">
    <w:abstractNumId w:val="2"/>
  </w:num>
  <w:num w:numId="5">
    <w:abstractNumId w:val="1"/>
  </w:num>
  <w:num w:numId="6">
    <w:abstractNumId w:val="0"/>
  </w:num>
  <w:num w:numId="7">
    <w:abstractNumId w:val="5"/>
  </w:num>
  <w:num w:numId="8">
    <w:abstractNumId w:val="8"/>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mián Mansilla">
    <w15:presenceInfo w15:providerId="Windows Live" w15:userId="12fe368f9816c8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242"/>
    <w:rsid w:val="000369C2"/>
    <w:rsid w:val="00043F75"/>
    <w:rsid w:val="00050D8D"/>
    <w:rsid w:val="00120242"/>
    <w:rsid w:val="001F3202"/>
    <w:rsid w:val="00277D23"/>
    <w:rsid w:val="00387C5A"/>
    <w:rsid w:val="003D198B"/>
    <w:rsid w:val="004A181D"/>
    <w:rsid w:val="005300F4"/>
    <w:rsid w:val="005E0F29"/>
    <w:rsid w:val="006A0130"/>
    <w:rsid w:val="00780F0B"/>
    <w:rsid w:val="00886EB4"/>
    <w:rsid w:val="00946A4E"/>
    <w:rsid w:val="009707F6"/>
    <w:rsid w:val="009A7239"/>
    <w:rsid w:val="009B0EBD"/>
    <w:rsid w:val="009C2D37"/>
    <w:rsid w:val="009D797C"/>
    <w:rsid w:val="00A34201"/>
    <w:rsid w:val="00AA7A2C"/>
    <w:rsid w:val="00B10EC8"/>
    <w:rsid w:val="00B40398"/>
    <w:rsid w:val="00DE712F"/>
    <w:rsid w:val="00EB5FC2"/>
    <w:rsid w:val="00F12D08"/>
    <w:rsid w:val="00F25C7A"/>
    <w:rsid w:val="00FD6C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C3F10"/>
  <w15:docId w15:val="{FE408214-64AA-4758-939E-7257D6C6C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pPr>
      <w:keepNext/>
      <w:keepLines/>
      <w:spacing w:before="200"/>
      <w:outlineLvl w:val="0"/>
    </w:pPr>
    <w:rPr>
      <w:b/>
      <w:color w:val="434343"/>
      <w:sz w:val="32"/>
      <w:szCs w:val="32"/>
    </w:rPr>
  </w:style>
  <w:style w:type="paragraph" w:styleId="Ttulo2">
    <w:name w:val="heading 2"/>
    <w:basedOn w:val="Normal"/>
    <w:next w:val="Normal"/>
    <w:link w:val="Ttulo2Car"/>
    <w:pPr>
      <w:keepNext/>
      <w:keepLines/>
      <w:spacing w:before="200"/>
      <w:outlineLvl w:val="1"/>
    </w:pPr>
    <w:rPr>
      <w:color w:val="666666"/>
      <w:sz w:val="28"/>
      <w:szCs w:val="28"/>
    </w:rPr>
  </w:style>
  <w:style w:type="paragraph" w:styleId="Ttulo3">
    <w:name w:val="heading 3"/>
    <w:basedOn w:val="Normal"/>
    <w:next w:val="Normal"/>
    <w:link w:val="Ttulo3Car"/>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Pr>
      <w:rFonts w:ascii="Calibri" w:eastAsia="Calibri" w:hAnsi="Calibri" w:cs="Calibri"/>
      <w:color w:val="666666"/>
      <w:sz w:val="28"/>
      <w:szCs w:val="28"/>
      <w:lang w:eastAsia="es-AR"/>
    </w:rPr>
  </w:style>
  <w:style w:type="character" w:customStyle="1" w:styleId="Ttulo3Car">
    <w:name w:val="Título 3 Car"/>
    <w:basedOn w:val="Fuentedeprrafopredeter"/>
    <w:link w:val="Ttulo3"/>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rPr>
      <w:color w:val="0563C1"/>
      <w:u w:val="single"/>
    </w:rPr>
  </w:style>
  <w:style w:type="paragraph" w:styleId="NormalWeb">
    <w:name w:val="Normal (Web)"/>
    <w:basedOn w:val="Normal"/>
    <w:uiPriority w:val="99"/>
    <w:pPr>
      <w:spacing w:before="100" w:beforeAutospacing="1" w:after="100" w:afterAutospacing="1"/>
      <w:jc w:val="left"/>
    </w:pPr>
    <w:rPr>
      <w:rFonts w:ascii="Times New Roman" w:eastAsia="Times New Roman" w:hAnsi="Times New Roman" w:cs="Times New Roman"/>
      <w:color w:val="auto"/>
      <w:sz w:val="24"/>
      <w:szCs w:val="24"/>
    </w:rPr>
  </w:style>
  <w:style w:type="paragraph" w:styleId="Descripcin">
    <w:name w:val="caption"/>
    <w:basedOn w:val="Normal"/>
    <w:next w:val="Normal"/>
    <w:uiPriority w:val="35"/>
    <w:qFormat/>
    <w:pPr>
      <w:spacing w:after="200"/>
      <w:jc w:val="left"/>
    </w:pPr>
    <w:rPr>
      <w:rFonts w:asciiTheme="minorHAnsi" w:eastAsiaTheme="minorHAnsi" w:hAnsiTheme="minorHAnsi" w:cstheme="minorBidi"/>
      <w:i/>
      <w:iCs/>
      <w:color w:val="44546A"/>
      <w:sz w:val="18"/>
      <w:szCs w:val="18"/>
      <w:lang w:eastAsia="en-US"/>
    </w:rPr>
  </w:style>
  <w:style w:type="character" w:customStyle="1" w:styleId="apple-converted-space">
    <w:name w:val="apple-converted-space"/>
    <w:basedOn w:val="Fuentedeprrafopredeter"/>
  </w:style>
  <w:style w:type="paragraph" w:styleId="Prrafodelista">
    <w:name w:val="List Paragraph"/>
    <w:basedOn w:val="Normal"/>
    <w:uiPriority w:val="34"/>
    <w:qFormat/>
    <w:pPr>
      <w:spacing w:after="160" w:line="259" w:lineRule="auto"/>
      <w:ind w:left="720"/>
      <w:contextualSpacing/>
      <w:jc w:val="left"/>
    </w:pPr>
    <w:rPr>
      <w:rFonts w:asciiTheme="minorHAnsi" w:eastAsiaTheme="minorHAnsi" w:hAnsiTheme="minorHAnsi" w:cstheme="minorBidi"/>
      <w:color w:val="auto"/>
      <w:lang w:eastAsia="en-US"/>
    </w:rPr>
  </w:style>
  <w:style w:type="character" w:styleId="Refdecomentario">
    <w:name w:val="annotation reference"/>
    <w:basedOn w:val="Fuentedeprrafopredeter"/>
    <w:uiPriority w:val="99"/>
    <w:rPr>
      <w:sz w:val="16"/>
      <w:szCs w:val="16"/>
    </w:rPr>
  </w:style>
  <w:style w:type="paragraph" w:styleId="Textocomentario">
    <w:name w:val="annotation text"/>
    <w:basedOn w:val="Normal"/>
    <w:link w:val="TextocomentarioCar"/>
    <w:uiPriority w:val="99"/>
    <w:rPr>
      <w:sz w:val="20"/>
      <w:szCs w:val="20"/>
    </w:rPr>
  </w:style>
  <w:style w:type="character" w:customStyle="1" w:styleId="TextocomentarioCar">
    <w:name w:val="Texto comentario Car"/>
    <w:basedOn w:val="Fuentedeprrafopredeter"/>
    <w:link w:val="Textocomentario"/>
    <w:uiPriority w:val="99"/>
    <w:rPr>
      <w:rFonts w:ascii="Calibri" w:eastAsia="Calibri" w:hAnsi="Calibri" w:cs="Calibri"/>
      <w:color w:val="000000"/>
      <w:sz w:val="20"/>
      <w:szCs w:val="20"/>
      <w:lang w:eastAsia="es-AR"/>
    </w:rPr>
  </w:style>
  <w:style w:type="paragraph" w:styleId="Textonotapie">
    <w:name w:val="footnote text"/>
    <w:basedOn w:val="Normal"/>
    <w:link w:val="TextonotapieCar"/>
    <w:uiPriority w:val="99"/>
    <w:rPr>
      <w:sz w:val="24"/>
      <w:szCs w:val="24"/>
    </w:rPr>
  </w:style>
  <w:style w:type="character" w:customStyle="1" w:styleId="TextonotapieCar">
    <w:name w:val="Texto nota pie Car"/>
    <w:basedOn w:val="Fuentedeprrafopredeter"/>
    <w:link w:val="Textonotapie"/>
    <w:uiPriority w:val="99"/>
    <w:rPr>
      <w:rFonts w:ascii="Calibri" w:eastAsia="Calibri" w:hAnsi="Calibri" w:cs="Calibri"/>
      <w:color w:val="000000"/>
      <w:sz w:val="24"/>
      <w:szCs w:val="24"/>
      <w:lang w:eastAsia="es-AR"/>
    </w:rPr>
  </w:style>
  <w:style w:type="character" w:styleId="Refdenotaalpie">
    <w:name w:val="footnote reference"/>
    <w:basedOn w:val="Fuentedeprrafopredeter"/>
    <w:uiPriority w:val="99"/>
    <w:rPr>
      <w:vertAlign w:val="superscript"/>
    </w:rPr>
  </w:style>
  <w:style w:type="paragraph" w:styleId="Textonotaalfinal">
    <w:name w:val="endnote text"/>
    <w:basedOn w:val="Normal"/>
    <w:link w:val="TextonotaalfinalCar"/>
    <w:uiPriority w:val="99"/>
    <w:rPr>
      <w:sz w:val="20"/>
      <w:szCs w:val="20"/>
    </w:rPr>
  </w:style>
  <w:style w:type="character" w:customStyle="1" w:styleId="TextonotaalfinalCar">
    <w:name w:val="Texto nota al final Car"/>
    <w:basedOn w:val="Fuentedeprrafopredeter"/>
    <w:link w:val="Textonotaalfinal"/>
    <w:uiPriority w:val="99"/>
    <w:rPr>
      <w:rFonts w:ascii="Calibri" w:eastAsia="Calibri" w:hAnsi="Calibri" w:cs="Calibri"/>
      <w:color w:val="000000"/>
      <w:sz w:val="20"/>
      <w:szCs w:val="20"/>
      <w:lang w:eastAsia="es-AR"/>
    </w:rPr>
  </w:style>
  <w:style w:type="character" w:styleId="Refdenotaalfinal">
    <w:name w:val="endnote reference"/>
    <w:basedOn w:val="Fuentedeprrafopredeter"/>
    <w:uiPriority w:val="99"/>
    <w:rPr>
      <w:vertAlign w:val="superscript"/>
    </w:rPr>
  </w:style>
  <w:style w:type="character" w:styleId="Textoennegrita">
    <w:name w:val="Strong"/>
    <w:basedOn w:val="Fuentedeprrafopredeter"/>
    <w:uiPriority w:val="22"/>
    <w:qFormat/>
    <w:rPr>
      <w:b/>
      <w:bCs/>
    </w:rPr>
  </w:style>
  <w:style w:type="paragraph" w:styleId="Textodeglobo">
    <w:name w:val="Balloon Text"/>
    <w:basedOn w:val="Normal"/>
    <w:link w:val="TextodegloboCar"/>
    <w:uiPriority w:val="99"/>
    <w:rPr>
      <w:rFonts w:ascii="Segoe UI" w:hAnsi="Segoe UI" w:cs="Segoe UI"/>
      <w:sz w:val="18"/>
      <w:szCs w:val="18"/>
    </w:rPr>
  </w:style>
  <w:style w:type="character" w:customStyle="1" w:styleId="TextodegloboCar">
    <w:name w:val="Texto de globo Car"/>
    <w:basedOn w:val="Fuentedeprrafopredeter"/>
    <w:link w:val="Textodeglobo"/>
    <w:uiPriority w:val="99"/>
    <w:rPr>
      <w:rFonts w:ascii="Segoe UI" w:eastAsia="Calibri" w:hAnsi="Segoe UI" w:cs="Segoe UI"/>
      <w:color w:val="000000"/>
      <w:sz w:val="18"/>
      <w:szCs w:val="18"/>
      <w:lang w:eastAsia="es-AR"/>
    </w:rPr>
  </w:style>
  <w:style w:type="paragraph" w:styleId="Asuntodelcomentario">
    <w:name w:val="annotation subject"/>
    <w:basedOn w:val="Textocomentario"/>
    <w:next w:val="Textocomentario"/>
    <w:link w:val="AsuntodelcomentarioCar"/>
    <w:uiPriority w:val="99"/>
    <w:semiHidden/>
    <w:unhideWhenUsed/>
    <w:rsid w:val="00F25C7A"/>
    <w:rPr>
      <w:b/>
      <w:bCs/>
    </w:rPr>
  </w:style>
  <w:style w:type="character" w:customStyle="1" w:styleId="AsuntodelcomentarioCar">
    <w:name w:val="Asunto del comentario Car"/>
    <w:basedOn w:val="TextocomentarioCar"/>
    <w:link w:val="Asuntodelcomentario"/>
    <w:uiPriority w:val="99"/>
    <w:semiHidden/>
    <w:rsid w:val="00F25C7A"/>
    <w:rPr>
      <w:rFonts w:ascii="Calibri" w:eastAsia="Calibri" w:hAnsi="Calibri" w:cs="Calibri"/>
      <w:b/>
      <w:bCs/>
      <w:color w:val="000000"/>
      <w:sz w:val="20"/>
      <w:szCs w:val="20"/>
      <w:lang w:eastAsia="es-AR"/>
    </w:rPr>
  </w:style>
  <w:style w:type="paragraph" w:customStyle="1" w:styleId="AgustinTexto">
    <w:name w:val="AgustinTexto"/>
    <w:basedOn w:val="Normal"/>
    <w:link w:val="AgustinTextoCar"/>
    <w:qFormat/>
    <w:rsid w:val="009707F6"/>
    <w:rPr>
      <w:rFonts w:ascii="Arial" w:hAnsi="Arial" w:cs="Arial"/>
      <w:sz w:val="24"/>
      <w:szCs w:val="24"/>
    </w:rPr>
  </w:style>
  <w:style w:type="paragraph" w:customStyle="1" w:styleId="TituloAgustin">
    <w:name w:val="TituloAgustin"/>
    <w:basedOn w:val="Ttulo2"/>
    <w:link w:val="TituloAgustinCar"/>
    <w:qFormat/>
    <w:rsid w:val="00F12D08"/>
    <w:rPr>
      <w:b/>
      <w:sz w:val="32"/>
      <w:szCs w:val="32"/>
    </w:rPr>
  </w:style>
  <w:style w:type="character" w:customStyle="1" w:styleId="AgustinTextoCar">
    <w:name w:val="AgustinTexto Car"/>
    <w:basedOn w:val="Fuentedeprrafopredeter"/>
    <w:link w:val="AgustinTexto"/>
    <w:rsid w:val="009707F6"/>
    <w:rPr>
      <w:rFonts w:ascii="Arial" w:eastAsia="Calibri" w:hAnsi="Arial" w:cs="Arial"/>
      <w:color w:val="000000"/>
      <w:sz w:val="24"/>
      <w:szCs w:val="24"/>
      <w:lang w:eastAsia="es-AR"/>
    </w:rPr>
  </w:style>
  <w:style w:type="character" w:customStyle="1" w:styleId="TituloAgustinCar">
    <w:name w:val="TituloAgustin Car"/>
    <w:basedOn w:val="Ttulo2Car"/>
    <w:link w:val="TituloAgustin"/>
    <w:rsid w:val="00F12D08"/>
    <w:rPr>
      <w:rFonts w:ascii="Calibri" w:eastAsia="Calibri" w:hAnsi="Calibri" w:cs="Calibri"/>
      <w:b/>
      <w:color w:val="666666"/>
      <w:sz w:val="32"/>
      <w:szCs w:val="32"/>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05">
      <w:bodyDiv w:val="1"/>
      <w:marLeft w:val="0"/>
      <w:marRight w:val="0"/>
      <w:marTop w:val="0"/>
      <w:marBottom w:val="0"/>
      <w:divBdr>
        <w:top w:val="none" w:sz="0" w:space="0" w:color="auto"/>
        <w:left w:val="none" w:sz="0" w:space="0" w:color="auto"/>
        <w:bottom w:val="none" w:sz="0" w:space="0" w:color="auto"/>
        <w:right w:val="none" w:sz="0" w:space="0" w:color="auto"/>
      </w:divBdr>
      <w:divsChild>
        <w:div w:id="1798798525">
          <w:marLeft w:val="0"/>
          <w:marRight w:val="0"/>
          <w:marTop w:val="0"/>
          <w:marBottom w:val="0"/>
          <w:divBdr>
            <w:top w:val="none" w:sz="0" w:space="0" w:color="auto"/>
            <w:left w:val="none" w:sz="0" w:space="0" w:color="auto"/>
            <w:bottom w:val="none" w:sz="0" w:space="0" w:color="auto"/>
            <w:right w:val="none" w:sz="0" w:space="0" w:color="auto"/>
          </w:divBdr>
          <w:divsChild>
            <w:div w:id="137302440">
              <w:marLeft w:val="0"/>
              <w:marRight w:val="0"/>
              <w:marTop w:val="0"/>
              <w:marBottom w:val="0"/>
              <w:divBdr>
                <w:top w:val="none" w:sz="0" w:space="0" w:color="auto"/>
                <w:left w:val="none" w:sz="0" w:space="0" w:color="auto"/>
                <w:bottom w:val="none" w:sz="0" w:space="0" w:color="auto"/>
                <w:right w:val="none" w:sz="0" w:space="0" w:color="auto"/>
              </w:divBdr>
            </w:div>
            <w:div w:id="1659261747">
              <w:marLeft w:val="0"/>
              <w:marRight w:val="0"/>
              <w:marTop w:val="0"/>
              <w:marBottom w:val="0"/>
              <w:divBdr>
                <w:top w:val="none" w:sz="0" w:space="0" w:color="auto"/>
                <w:left w:val="none" w:sz="0" w:space="0" w:color="auto"/>
                <w:bottom w:val="none" w:sz="0" w:space="0" w:color="auto"/>
                <w:right w:val="none" w:sz="0" w:space="0" w:color="auto"/>
              </w:divBdr>
            </w:div>
            <w:div w:id="1968469332">
              <w:marLeft w:val="0"/>
              <w:marRight w:val="0"/>
              <w:marTop w:val="0"/>
              <w:marBottom w:val="0"/>
              <w:divBdr>
                <w:top w:val="none" w:sz="0" w:space="0" w:color="auto"/>
                <w:left w:val="none" w:sz="0" w:space="0" w:color="auto"/>
                <w:bottom w:val="none" w:sz="0" w:space="0" w:color="auto"/>
                <w:right w:val="none" w:sz="0" w:space="0" w:color="auto"/>
              </w:divBdr>
            </w:div>
            <w:div w:id="848910594">
              <w:marLeft w:val="0"/>
              <w:marRight w:val="0"/>
              <w:marTop w:val="0"/>
              <w:marBottom w:val="0"/>
              <w:divBdr>
                <w:top w:val="none" w:sz="0" w:space="0" w:color="auto"/>
                <w:left w:val="none" w:sz="0" w:space="0" w:color="auto"/>
                <w:bottom w:val="none" w:sz="0" w:space="0" w:color="auto"/>
                <w:right w:val="none" w:sz="0" w:space="0" w:color="auto"/>
              </w:divBdr>
            </w:div>
            <w:div w:id="1392002622">
              <w:marLeft w:val="0"/>
              <w:marRight w:val="0"/>
              <w:marTop w:val="0"/>
              <w:marBottom w:val="0"/>
              <w:divBdr>
                <w:top w:val="none" w:sz="0" w:space="0" w:color="auto"/>
                <w:left w:val="none" w:sz="0" w:space="0" w:color="auto"/>
                <w:bottom w:val="none" w:sz="0" w:space="0" w:color="auto"/>
                <w:right w:val="none" w:sz="0" w:space="0" w:color="auto"/>
              </w:divBdr>
            </w:div>
            <w:div w:id="1646355012">
              <w:marLeft w:val="0"/>
              <w:marRight w:val="0"/>
              <w:marTop w:val="0"/>
              <w:marBottom w:val="0"/>
              <w:divBdr>
                <w:top w:val="none" w:sz="0" w:space="0" w:color="auto"/>
                <w:left w:val="none" w:sz="0" w:space="0" w:color="auto"/>
                <w:bottom w:val="none" w:sz="0" w:space="0" w:color="auto"/>
                <w:right w:val="none" w:sz="0" w:space="0" w:color="auto"/>
              </w:divBdr>
            </w:div>
            <w:div w:id="1877423808">
              <w:marLeft w:val="0"/>
              <w:marRight w:val="0"/>
              <w:marTop w:val="0"/>
              <w:marBottom w:val="0"/>
              <w:divBdr>
                <w:top w:val="none" w:sz="0" w:space="0" w:color="auto"/>
                <w:left w:val="none" w:sz="0" w:space="0" w:color="auto"/>
                <w:bottom w:val="none" w:sz="0" w:space="0" w:color="auto"/>
                <w:right w:val="none" w:sz="0" w:space="0" w:color="auto"/>
              </w:divBdr>
            </w:div>
            <w:div w:id="1919631497">
              <w:marLeft w:val="0"/>
              <w:marRight w:val="0"/>
              <w:marTop w:val="0"/>
              <w:marBottom w:val="0"/>
              <w:divBdr>
                <w:top w:val="none" w:sz="0" w:space="0" w:color="auto"/>
                <w:left w:val="none" w:sz="0" w:space="0" w:color="auto"/>
                <w:bottom w:val="none" w:sz="0" w:space="0" w:color="auto"/>
                <w:right w:val="none" w:sz="0" w:space="0" w:color="auto"/>
              </w:divBdr>
            </w:div>
            <w:div w:id="1973750898">
              <w:marLeft w:val="0"/>
              <w:marRight w:val="0"/>
              <w:marTop w:val="0"/>
              <w:marBottom w:val="0"/>
              <w:divBdr>
                <w:top w:val="none" w:sz="0" w:space="0" w:color="auto"/>
                <w:left w:val="none" w:sz="0" w:space="0" w:color="auto"/>
                <w:bottom w:val="none" w:sz="0" w:space="0" w:color="auto"/>
                <w:right w:val="none" w:sz="0" w:space="0" w:color="auto"/>
              </w:divBdr>
            </w:div>
            <w:div w:id="268045508">
              <w:marLeft w:val="0"/>
              <w:marRight w:val="0"/>
              <w:marTop w:val="0"/>
              <w:marBottom w:val="0"/>
              <w:divBdr>
                <w:top w:val="none" w:sz="0" w:space="0" w:color="auto"/>
                <w:left w:val="none" w:sz="0" w:space="0" w:color="auto"/>
                <w:bottom w:val="none" w:sz="0" w:space="0" w:color="auto"/>
                <w:right w:val="none" w:sz="0" w:space="0" w:color="auto"/>
              </w:divBdr>
            </w:div>
            <w:div w:id="118189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0497">
      <w:bodyDiv w:val="1"/>
      <w:marLeft w:val="0"/>
      <w:marRight w:val="0"/>
      <w:marTop w:val="0"/>
      <w:marBottom w:val="0"/>
      <w:divBdr>
        <w:top w:val="none" w:sz="0" w:space="0" w:color="auto"/>
        <w:left w:val="none" w:sz="0" w:space="0" w:color="auto"/>
        <w:bottom w:val="none" w:sz="0" w:space="0" w:color="auto"/>
        <w:right w:val="none" w:sz="0" w:space="0" w:color="auto"/>
      </w:divBdr>
    </w:div>
    <w:div w:id="1353730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s://www.arduino.cc/en/Main/Product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arduino.cc/en/Reference/PortManipulation" TargetMode="External"/><Relationship Id="rId1" Type="http://schemas.openxmlformats.org/officeDocument/2006/relationships/hyperlink" Target="https://es.wikipedia.org/wiki/Internet_de_las_cos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Wik18</b:Tag>
    <b:SourceType>InternetSite</b:SourceType>
    <b:Guid>{026B4CBA-1E8B-4C08-A0EA-A428F8B89836}</b:Guid>
    <b:Title>Wikipedia</b:Title>
    <b:YearAccessed>2018</b:YearAccessed>
    <b:MonthAccessed>2</b:MonthAccessed>
    <b:DayAccessed>17</b:DayAccessed>
    <b:URL>https://es.wikipedia.org/wiki/Arduino</b:URL>
    <b:Author>
      <b:Author>
        <b:NameList>
          <b:Person>
            <b:Last>Wikipedia.org</b:Last>
          </b:Person>
        </b:NameList>
      </b:Author>
    </b:Author>
    <b:RefOrder>1</b:RefOrder>
  </b:Source>
</b:Sources>
</file>

<file path=customXml/itemProps1.xml><?xml version="1.0" encoding="utf-8"?>
<ds:datastoreItem xmlns:ds="http://schemas.openxmlformats.org/officeDocument/2006/customXml" ds:itemID="{622A67EA-0921-F240-A15D-DDA69F201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3642</Words>
  <Characters>20032</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Agustin Schlapp</dc:creator>
  <cp:lastModifiedBy>Nahuel Defossé</cp:lastModifiedBy>
  <cp:revision>16</cp:revision>
  <dcterms:created xsi:type="dcterms:W3CDTF">2018-02-08T21:55:00Z</dcterms:created>
  <dcterms:modified xsi:type="dcterms:W3CDTF">2018-03-01T17:45:00Z</dcterms:modified>
</cp:coreProperties>
</file>