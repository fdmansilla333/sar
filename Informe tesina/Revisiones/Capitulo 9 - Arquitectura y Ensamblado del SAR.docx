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6AF4" w:rsidRDefault="007E6AF4" w:rsidP="007E6AF4">
      <w:pPr>
        <w:pStyle w:val="Ttulo1"/>
      </w:pPr>
      <w:bookmarkStart w:id="0" w:name="_Toc504153950"/>
      <w:r>
        <w:rPr>
          <w:shd w:val="clear" w:color="auto" w:fill="FFFFFF"/>
        </w:rPr>
        <w:t>Capítulo 9 – Arquitectura y Ensamblado del SAR</w:t>
      </w:r>
      <w:bookmarkEnd w:id="0"/>
    </w:p>
    <w:p w:rsidR="007E6AF4" w:rsidRPr="005A7426" w:rsidRDefault="007E6AF4" w:rsidP="007E6AF4"/>
    <w:p w:rsidR="00241BB9" w:rsidRDefault="007E6AF4" w:rsidP="00414E7E">
      <w:pPr>
        <w:rPr>
          <w:ins w:id="1" w:author="Nahuel Defossé" w:date="2018-03-15T18:10:00Z"/>
          <w:rFonts w:ascii="Arial" w:hAnsi="Arial" w:cs="Arial"/>
          <w:color w:val="333333"/>
          <w:sz w:val="24"/>
          <w:szCs w:val="24"/>
          <w:shd w:val="clear" w:color="auto" w:fill="FFFFFF"/>
        </w:rPr>
      </w:pPr>
      <w:del w:id="2" w:author="Nahuel Defossé" w:date="2018-03-15T18:08:00Z">
        <w:r w:rsidRPr="00F923C8" w:rsidDel="00241BB9">
          <w:rPr>
            <w:rFonts w:ascii="Arial" w:hAnsi="Arial" w:cs="Arial"/>
            <w:color w:val="333333"/>
            <w:sz w:val="24"/>
            <w:szCs w:val="24"/>
            <w:shd w:val="clear" w:color="auto" w:fill="FFFFFF"/>
          </w:rPr>
          <w:delText>Para el desarrollo de esta tesina se procedió a armar u</w:delText>
        </w:r>
      </w:del>
      <w:ins w:id="3" w:author="Nahuel Defossé" w:date="2018-03-15T18:08:00Z">
        <w:r w:rsidR="00241BB9">
          <w:rPr>
            <w:rFonts w:ascii="Arial" w:hAnsi="Arial" w:cs="Arial"/>
            <w:color w:val="333333"/>
            <w:sz w:val="24"/>
            <w:szCs w:val="24"/>
            <w:shd w:val="clear" w:color="auto" w:fill="FFFFFF"/>
          </w:rPr>
          <w:t>E</w:t>
        </w:r>
      </w:ins>
      <w:del w:id="4" w:author="Nahuel Defossé" w:date="2018-03-15T18:08:00Z">
        <w:r w:rsidRPr="00F923C8" w:rsidDel="00241BB9">
          <w:rPr>
            <w:rFonts w:ascii="Arial" w:hAnsi="Arial" w:cs="Arial"/>
            <w:color w:val="333333"/>
            <w:sz w:val="24"/>
            <w:szCs w:val="24"/>
            <w:shd w:val="clear" w:color="auto" w:fill="FFFFFF"/>
          </w:rPr>
          <w:delText>n</w:delText>
        </w:r>
      </w:del>
      <w:ins w:id="5" w:author="Nahuel Defossé" w:date="2018-03-15T18:08:00Z">
        <w:r w:rsidR="00241BB9">
          <w:rPr>
            <w:rFonts w:ascii="Arial" w:hAnsi="Arial" w:cs="Arial"/>
            <w:color w:val="333333"/>
            <w:sz w:val="24"/>
            <w:szCs w:val="24"/>
            <w:shd w:val="clear" w:color="auto" w:fill="FFFFFF"/>
          </w:rPr>
          <w:t>l</w:t>
        </w:r>
      </w:ins>
      <w:r w:rsidRPr="00F923C8">
        <w:rPr>
          <w:rFonts w:ascii="Arial" w:hAnsi="Arial" w:cs="Arial"/>
          <w:color w:val="333333"/>
          <w:sz w:val="24"/>
          <w:szCs w:val="24"/>
          <w:shd w:val="clear" w:color="auto" w:fill="FFFFFF"/>
        </w:rPr>
        <w:t xml:space="preserve"> prototipo del SAR </w:t>
      </w:r>
      <w:del w:id="6" w:author="Nahuel Defossé" w:date="2018-03-15T18:08:00Z">
        <w:r w:rsidRPr="00F923C8" w:rsidDel="00241BB9">
          <w:rPr>
            <w:rFonts w:ascii="Arial" w:hAnsi="Arial" w:cs="Arial"/>
            <w:color w:val="333333"/>
            <w:sz w:val="24"/>
            <w:szCs w:val="24"/>
            <w:shd w:val="clear" w:color="auto" w:fill="FFFFFF"/>
          </w:rPr>
          <w:delText xml:space="preserve">mediante </w:delText>
        </w:r>
      </w:del>
      <w:ins w:id="7" w:author="Nahuel Defossé" w:date="2018-03-15T18:08:00Z">
        <w:r w:rsidR="00241BB9">
          <w:rPr>
            <w:rFonts w:ascii="Arial" w:hAnsi="Arial" w:cs="Arial"/>
            <w:color w:val="333333"/>
            <w:sz w:val="24"/>
            <w:szCs w:val="24"/>
            <w:shd w:val="clear" w:color="auto" w:fill="FFFFFF"/>
          </w:rPr>
          <w:t>está compuesto de</w:t>
        </w:r>
        <w:r w:rsidR="00241BB9"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 xml:space="preserve">un robot móvil, </w:t>
      </w:r>
      <w:del w:id="8" w:author="Nahuel Defossé" w:date="2018-03-15T18:08:00Z">
        <w:r w:rsidRPr="00F923C8" w:rsidDel="00241BB9">
          <w:rPr>
            <w:rFonts w:ascii="Arial" w:hAnsi="Arial" w:cs="Arial"/>
            <w:color w:val="333333"/>
            <w:sz w:val="24"/>
            <w:szCs w:val="24"/>
            <w:shd w:val="clear" w:color="auto" w:fill="FFFFFF"/>
          </w:rPr>
          <w:delText>el cual cuenta con</w:delText>
        </w:r>
      </w:del>
      <w:ins w:id="9" w:author="Nahuel Defossé" w:date="2018-03-15T18:08:00Z">
        <w:r w:rsidR="00241BB9">
          <w:rPr>
            <w:rFonts w:ascii="Arial" w:hAnsi="Arial" w:cs="Arial"/>
            <w:color w:val="333333"/>
            <w:sz w:val="24"/>
            <w:szCs w:val="24"/>
            <w:shd w:val="clear" w:color="auto" w:fill="FFFFFF"/>
          </w:rPr>
          <w:t>dotado de</w:t>
        </w:r>
      </w:ins>
      <w:r w:rsidRPr="00F923C8">
        <w:rPr>
          <w:rFonts w:ascii="Arial" w:hAnsi="Arial" w:cs="Arial"/>
          <w:color w:val="333333"/>
          <w:sz w:val="24"/>
          <w:szCs w:val="24"/>
          <w:shd w:val="clear" w:color="auto" w:fill="FFFFFF"/>
        </w:rPr>
        <w:t xml:space="preserve"> una variedad de actuadores y sensores que le permiten interactuar con el entorno que lo rodea.</w:t>
      </w:r>
      <w:r>
        <w:rPr>
          <w:rFonts w:ascii="Arial" w:hAnsi="Arial" w:cs="Arial"/>
          <w:color w:val="333333"/>
          <w:sz w:val="24"/>
          <w:szCs w:val="24"/>
          <w:shd w:val="clear" w:color="auto" w:fill="FFFFFF"/>
        </w:rPr>
        <w:t xml:space="preserve"> En este capítulo, se describen los diversos componentes del SAR, </w:t>
      </w:r>
      <w:del w:id="10" w:author="Nahuel Defossé" w:date="2018-03-15T18:09:00Z">
        <w:r w:rsidDel="00241BB9">
          <w:rPr>
            <w:rFonts w:ascii="Arial" w:hAnsi="Arial" w:cs="Arial"/>
            <w:color w:val="333333"/>
            <w:sz w:val="24"/>
            <w:szCs w:val="24"/>
            <w:shd w:val="clear" w:color="auto" w:fill="FFFFFF"/>
          </w:rPr>
          <w:delText xml:space="preserve">con sus respectivas </w:delText>
        </w:r>
      </w:del>
      <w:ins w:id="11" w:author="Nahuel Defossé" w:date="2018-03-15T18:09:00Z">
        <w:r w:rsidR="00241BB9">
          <w:rPr>
            <w:rFonts w:ascii="Arial" w:hAnsi="Arial" w:cs="Arial"/>
            <w:color w:val="333333"/>
            <w:sz w:val="24"/>
            <w:szCs w:val="24"/>
            <w:shd w:val="clear" w:color="auto" w:fill="FFFFFF"/>
          </w:rPr>
          <w:t xml:space="preserve">sus </w:t>
        </w:r>
      </w:ins>
      <w:r>
        <w:rPr>
          <w:rFonts w:ascii="Arial" w:hAnsi="Arial" w:cs="Arial"/>
          <w:color w:val="333333"/>
          <w:sz w:val="24"/>
          <w:szCs w:val="24"/>
          <w:shd w:val="clear" w:color="auto" w:fill="FFFFFF"/>
        </w:rPr>
        <w:t>funcion</w:t>
      </w:r>
      <w:ins w:id="12" w:author="Nahuel Defossé" w:date="2018-03-15T18:09:00Z">
        <w:r w:rsidR="00241BB9">
          <w:rPr>
            <w:rFonts w:ascii="Arial" w:hAnsi="Arial" w:cs="Arial"/>
            <w:color w:val="333333"/>
            <w:sz w:val="24"/>
            <w:szCs w:val="24"/>
            <w:shd w:val="clear" w:color="auto" w:fill="FFFFFF"/>
          </w:rPr>
          <w:t xml:space="preserve">alidades </w:t>
        </w:r>
      </w:ins>
      <w:del w:id="13" w:author="Nahuel Defossé" w:date="2018-03-15T18:09:00Z">
        <w:r w:rsidDel="00241BB9">
          <w:rPr>
            <w:rFonts w:ascii="Arial" w:hAnsi="Arial" w:cs="Arial"/>
            <w:color w:val="333333"/>
            <w:sz w:val="24"/>
            <w:szCs w:val="24"/>
            <w:shd w:val="clear" w:color="auto" w:fill="FFFFFF"/>
          </w:rPr>
          <w:delText>es dentro del mismo, así como también,</w:delText>
        </w:r>
      </w:del>
      <w:ins w:id="14" w:author="Nahuel Defossé" w:date="2018-03-15T18:09:00Z">
        <w:r w:rsidR="00241BB9">
          <w:rPr>
            <w:rFonts w:ascii="Arial" w:hAnsi="Arial" w:cs="Arial"/>
            <w:color w:val="333333"/>
            <w:sz w:val="24"/>
            <w:szCs w:val="24"/>
            <w:shd w:val="clear" w:color="auto" w:fill="FFFFFF"/>
          </w:rPr>
          <w:t xml:space="preserve"> y</w:t>
        </w:r>
      </w:ins>
      <w:r>
        <w:rPr>
          <w:rFonts w:ascii="Arial" w:hAnsi="Arial" w:cs="Arial"/>
          <w:color w:val="333333"/>
          <w:sz w:val="24"/>
          <w:szCs w:val="24"/>
          <w:shd w:val="clear" w:color="auto" w:fill="FFFFFF"/>
        </w:rPr>
        <w:t xml:space="preserve"> los procedimientos que se llevaron a cabo para construirlo. Se </w:t>
      </w:r>
      <w:del w:id="15" w:author="Nahuel Defossé" w:date="2018-03-15T18:10:00Z">
        <w:r w:rsidDel="00241BB9">
          <w:rPr>
            <w:rFonts w:ascii="Arial" w:hAnsi="Arial" w:cs="Arial"/>
            <w:color w:val="333333"/>
            <w:sz w:val="24"/>
            <w:szCs w:val="24"/>
            <w:shd w:val="clear" w:color="auto" w:fill="FFFFFF"/>
          </w:rPr>
          <w:delText xml:space="preserve">muestran </w:delText>
        </w:r>
      </w:del>
      <w:ins w:id="16" w:author="Nahuel Defossé" w:date="2018-03-15T18:10:00Z">
        <w:r w:rsidR="00241BB9">
          <w:rPr>
            <w:rFonts w:ascii="Arial" w:hAnsi="Arial" w:cs="Arial"/>
            <w:color w:val="333333"/>
            <w:sz w:val="24"/>
            <w:szCs w:val="24"/>
            <w:shd w:val="clear" w:color="auto" w:fill="FFFFFF"/>
          </w:rPr>
          <w:t>detalla su</w:t>
        </w:r>
      </w:ins>
      <w:del w:id="17" w:author="Nahuel Defossé" w:date="2018-03-15T18:10:00Z">
        <w:r w:rsidDel="00241BB9">
          <w:rPr>
            <w:rFonts w:ascii="Arial" w:hAnsi="Arial" w:cs="Arial"/>
            <w:color w:val="333333"/>
            <w:sz w:val="24"/>
            <w:szCs w:val="24"/>
            <w:shd w:val="clear" w:color="auto" w:fill="FFFFFF"/>
          </w:rPr>
          <w:delText>los distintos niveles en los cuales se</w:delText>
        </w:r>
      </w:del>
      <w:r>
        <w:rPr>
          <w:rFonts w:ascii="Arial" w:hAnsi="Arial" w:cs="Arial"/>
          <w:color w:val="333333"/>
          <w:sz w:val="24"/>
          <w:szCs w:val="24"/>
          <w:shd w:val="clear" w:color="auto" w:fill="FFFFFF"/>
        </w:rPr>
        <w:t xml:space="preserve"> estructura y </w:t>
      </w:r>
      <w:del w:id="18" w:author="Nahuel Defossé" w:date="2018-03-15T18:10:00Z">
        <w:r w:rsidDel="00241BB9">
          <w:rPr>
            <w:rFonts w:ascii="Arial" w:hAnsi="Arial" w:cs="Arial"/>
            <w:color w:val="333333"/>
            <w:sz w:val="24"/>
            <w:szCs w:val="24"/>
            <w:shd w:val="clear" w:color="auto" w:fill="FFFFFF"/>
          </w:rPr>
          <w:delText xml:space="preserve">como se </w:delText>
        </w:r>
      </w:del>
      <w:ins w:id="19" w:author="Nahuel Defossé" w:date="2018-03-15T18:10:00Z">
        <w:r w:rsidR="00241BB9">
          <w:rPr>
            <w:rFonts w:ascii="Arial" w:hAnsi="Arial" w:cs="Arial"/>
            <w:color w:val="333333"/>
            <w:sz w:val="24"/>
            <w:szCs w:val="24"/>
            <w:shd w:val="clear" w:color="auto" w:fill="FFFFFF"/>
          </w:rPr>
          <w:t xml:space="preserve">la </w:t>
        </w:r>
      </w:ins>
      <w:r>
        <w:rPr>
          <w:rFonts w:ascii="Arial" w:hAnsi="Arial" w:cs="Arial"/>
          <w:color w:val="333333"/>
          <w:sz w:val="24"/>
          <w:szCs w:val="24"/>
          <w:shd w:val="clear" w:color="auto" w:fill="FFFFFF"/>
        </w:rPr>
        <w:t>dispo</w:t>
      </w:r>
      <w:ins w:id="20" w:author="Nahuel Defossé" w:date="2018-03-15T18:10:00Z">
        <w:r w:rsidR="00241BB9">
          <w:rPr>
            <w:rFonts w:ascii="Arial" w:hAnsi="Arial" w:cs="Arial"/>
            <w:color w:val="333333"/>
            <w:sz w:val="24"/>
            <w:szCs w:val="24"/>
            <w:shd w:val="clear" w:color="auto" w:fill="FFFFFF"/>
          </w:rPr>
          <w:t>sición</w:t>
        </w:r>
      </w:ins>
      <w:del w:id="21" w:author="Nahuel Defossé" w:date="2018-03-15T18:10:00Z">
        <w:r w:rsidDel="00241BB9">
          <w:rPr>
            <w:rFonts w:ascii="Arial" w:hAnsi="Arial" w:cs="Arial"/>
            <w:color w:val="333333"/>
            <w:sz w:val="24"/>
            <w:szCs w:val="24"/>
            <w:shd w:val="clear" w:color="auto" w:fill="FFFFFF"/>
          </w:rPr>
          <w:delText>nen</w:delText>
        </w:r>
      </w:del>
      <w:r>
        <w:rPr>
          <w:rFonts w:ascii="Arial" w:hAnsi="Arial" w:cs="Arial"/>
          <w:color w:val="333333"/>
          <w:sz w:val="24"/>
          <w:szCs w:val="24"/>
          <w:shd w:val="clear" w:color="auto" w:fill="FFFFFF"/>
        </w:rPr>
        <w:t xml:space="preserve"> </w:t>
      </w:r>
      <w:ins w:id="22" w:author="Nahuel Defossé" w:date="2018-03-15T18:10:00Z">
        <w:r w:rsidR="00241BB9">
          <w:rPr>
            <w:rFonts w:ascii="Arial" w:hAnsi="Arial" w:cs="Arial"/>
            <w:color w:val="333333"/>
            <w:sz w:val="24"/>
            <w:szCs w:val="24"/>
            <w:shd w:val="clear" w:color="auto" w:fill="FFFFFF"/>
          </w:rPr>
          <w:t xml:space="preserve">de </w:t>
        </w:r>
      </w:ins>
      <w:del w:id="23" w:author="Nahuel Defossé" w:date="2018-03-15T18:10:00Z">
        <w:r w:rsidDel="00241BB9">
          <w:rPr>
            <w:rFonts w:ascii="Arial" w:hAnsi="Arial" w:cs="Arial"/>
            <w:color w:val="333333"/>
            <w:sz w:val="24"/>
            <w:szCs w:val="24"/>
            <w:shd w:val="clear" w:color="auto" w:fill="FFFFFF"/>
          </w:rPr>
          <w:delText>los elementos dentro de él</w:delText>
        </w:r>
      </w:del>
      <w:ins w:id="24" w:author="Nahuel Defossé" w:date="2018-03-15T18:10:00Z">
        <w:r w:rsidR="00241BB9">
          <w:rPr>
            <w:rFonts w:ascii="Arial" w:hAnsi="Arial" w:cs="Arial"/>
            <w:color w:val="333333"/>
            <w:sz w:val="24"/>
            <w:szCs w:val="24"/>
            <w:shd w:val="clear" w:color="auto" w:fill="FFFFFF"/>
          </w:rPr>
          <w:t>sus componentes</w:t>
        </w:r>
      </w:ins>
      <w:r>
        <w:rPr>
          <w:rFonts w:ascii="Arial" w:hAnsi="Arial" w:cs="Arial"/>
          <w:color w:val="333333"/>
          <w:sz w:val="24"/>
          <w:szCs w:val="24"/>
          <w:shd w:val="clear" w:color="auto" w:fill="FFFFFF"/>
        </w:rPr>
        <w:t>.</w:t>
      </w:r>
    </w:p>
    <w:p w:rsidR="00241BB9" w:rsidRDefault="00241BB9" w:rsidP="00414E7E">
      <w:pPr>
        <w:rPr>
          <w:ins w:id="25" w:author="Nahuel Defossé" w:date="2018-03-15T18:10:00Z"/>
          <w:rFonts w:ascii="Arial" w:hAnsi="Arial" w:cs="Arial"/>
          <w:color w:val="333333"/>
          <w:sz w:val="24"/>
          <w:szCs w:val="24"/>
          <w:shd w:val="clear" w:color="auto" w:fill="FFFFFF"/>
        </w:rPr>
      </w:pPr>
    </w:p>
    <w:p w:rsidR="007E6AF4" w:rsidRDefault="007E6AF4" w:rsidP="00414E7E">
      <w:pPr>
        <w:rPr>
          <w:rFonts w:ascii="Arial" w:hAnsi="Arial" w:cs="Arial"/>
          <w:color w:val="333333"/>
          <w:sz w:val="24"/>
          <w:szCs w:val="24"/>
          <w:shd w:val="clear" w:color="auto" w:fill="FFFFFF"/>
        </w:rPr>
      </w:pPr>
      <w:del w:id="26" w:author="Nahuel Defossé" w:date="2018-03-15T18:10:00Z">
        <w:r w:rsidDel="00241BB9">
          <w:rPr>
            <w:rFonts w:ascii="Arial" w:hAnsi="Arial" w:cs="Arial"/>
            <w:color w:val="333333"/>
            <w:sz w:val="24"/>
            <w:szCs w:val="24"/>
            <w:shd w:val="clear" w:color="auto" w:fill="FFFFFF"/>
          </w:rPr>
          <w:delText xml:space="preserve"> </w:delText>
        </w:r>
      </w:del>
      <w:r>
        <w:rPr>
          <w:rFonts w:ascii="Arial" w:hAnsi="Arial" w:cs="Arial"/>
          <w:color w:val="333333"/>
          <w:sz w:val="24"/>
          <w:szCs w:val="24"/>
          <w:shd w:val="clear" w:color="auto" w:fill="FFFFFF"/>
        </w:rPr>
        <w:t>En la siguiente imagen (</w:t>
      </w:r>
      <w:r>
        <w:rPr>
          <w:rFonts w:ascii="Arial" w:hAnsi="Arial" w:cs="Arial"/>
          <w:color w:val="333333"/>
          <w:sz w:val="24"/>
          <w:szCs w:val="24"/>
          <w:shd w:val="clear" w:color="auto" w:fill="FFFFFF"/>
        </w:rPr>
        <w:fldChar w:fldCharType="begin"/>
      </w:r>
      <w:r>
        <w:rPr>
          <w:rFonts w:ascii="Arial" w:hAnsi="Arial" w:cs="Arial"/>
          <w:color w:val="333333"/>
          <w:sz w:val="24"/>
          <w:szCs w:val="24"/>
          <w:shd w:val="clear" w:color="auto" w:fill="FFFFFF"/>
        </w:rPr>
        <w:instrText xml:space="preserve"> REF _Ref504132700 \h </w:instrText>
      </w:r>
      <w:r>
        <w:rPr>
          <w:rFonts w:ascii="Arial" w:hAnsi="Arial" w:cs="Arial"/>
          <w:color w:val="333333"/>
          <w:sz w:val="24"/>
          <w:szCs w:val="24"/>
          <w:shd w:val="clear" w:color="auto" w:fill="FFFFFF"/>
        </w:rPr>
      </w:r>
      <w:r>
        <w:rPr>
          <w:rFonts w:ascii="Arial" w:hAnsi="Arial" w:cs="Arial"/>
          <w:color w:val="333333"/>
          <w:sz w:val="24"/>
          <w:szCs w:val="24"/>
          <w:shd w:val="clear" w:color="auto" w:fill="FFFFFF"/>
        </w:rPr>
        <w:fldChar w:fldCharType="separate"/>
      </w:r>
      <w:r>
        <w:t xml:space="preserve">Ilustración </w:t>
      </w:r>
      <w:r>
        <w:rPr>
          <w:noProof/>
        </w:rPr>
        <w:t>47</w:t>
      </w:r>
      <w:r>
        <w:t xml:space="preserve"> - Esquema de conexión de componentes</w:t>
      </w:r>
      <w:r>
        <w:rPr>
          <w:rFonts w:ascii="Arial" w:hAnsi="Arial" w:cs="Arial"/>
          <w:color w:val="333333"/>
          <w:sz w:val="24"/>
          <w:szCs w:val="24"/>
          <w:shd w:val="clear" w:color="auto" w:fill="FFFFFF"/>
        </w:rPr>
        <w:fldChar w:fldCharType="end"/>
      </w:r>
      <w:r>
        <w:rPr>
          <w:rFonts w:ascii="Arial" w:hAnsi="Arial" w:cs="Arial"/>
          <w:color w:val="333333"/>
          <w:sz w:val="24"/>
          <w:szCs w:val="24"/>
          <w:shd w:val="clear" w:color="auto" w:fill="FFFFFF"/>
        </w:rPr>
        <w:t>) se puede apreciar la arquitectura de conexión de los componentes que integran al SAR.</w:t>
      </w:r>
    </w:p>
    <w:p w:rsidR="007E6AF4" w:rsidRDefault="007E6AF4" w:rsidP="007E6AF4">
      <w:pPr>
        <w:rPr>
          <w:rFonts w:ascii="Arial" w:hAnsi="Arial" w:cs="Arial"/>
          <w:color w:val="333333"/>
          <w:sz w:val="24"/>
          <w:szCs w:val="24"/>
          <w:shd w:val="clear" w:color="auto" w:fill="FFFFFF"/>
        </w:rPr>
      </w:pPr>
    </w:p>
    <w:p w:rsidR="007E6AF4" w:rsidRDefault="007E6AF4" w:rsidP="007E6AF4">
      <w:pPr>
        <w:keepNext/>
        <w:jc w:val="center"/>
      </w:pPr>
      <w:r>
        <w:rPr>
          <w:noProof/>
          <w:lang w:val="en-US" w:eastAsia="en-US"/>
        </w:rPr>
        <w:drawing>
          <wp:inline distT="0" distB="0" distL="0" distR="0" wp14:anchorId="2B24B3BE" wp14:editId="3A10402A">
            <wp:extent cx="3544405" cy="3752490"/>
            <wp:effectExtent l="0" t="0" r="0" b="63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548467" cy="3756790"/>
                    </a:xfrm>
                    <a:prstGeom prst="rect">
                      <a:avLst/>
                    </a:prstGeom>
                    <a:noFill/>
                    <a:ln>
                      <a:noFill/>
                    </a:ln>
                  </pic:spPr>
                </pic:pic>
              </a:graphicData>
            </a:graphic>
          </wp:inline>
        </w:drawing>
      </w:r>
    </w:p>
    <w:p w:rsidR="007E6AF4" w:rsidRPr="00F923C8" w:rsidRDefault="007E6AF4" w:rsidP="007E6AF4">
      <w:pPr>
        <w:pStyle w:val="Descripcin"/>
        <w:jc w:val="center"/>
        <w:rPr>
          <w:rFonts w:ascii="Arial" w:hAnsi="Arial" w:cs="Arial"/>
          <w:color w:val="333333"/>
          <w:sz w:val="24"/>
          <w:szCs w:val="24"/>
          <w:shd w:val="clear" w:color="auto" w:fill="FFFFFF"/>
        </w:rPr>
      </w:pPr>
      <w:bookmarkStart w:id="27" w:name="_Ref504132700"/>
      <w:bookmarkStart w:id="28" w:name="_Toc504154001"/>
      <w:r>
        <w:t xml:space="preserve">Ilustración </w:t>
      </w:r>
      <w:r w:rsidR="00414E7E">
        <w:fldChar w:fldCharType="begin"/>
      </w:r>
      <w:r w:rsidR="00414E7E">
        <w:instrText xml:space="preserve"> SEQ Ilustración \* ARABIC </w:instrText>
      </w:r>
      <w:r w:rsidR="00414E7E">
        <w:fldChar w:fldCharType="separate"/>
      </w:r>
      <w:r>
        <w:rPr>
          <w:noProof/>
        </w:rPr>
        <w:t>47</w:t>
      </w:r>
      <w:r w:rsidR="00414E7E">
        <w:rPr>
          <w:noProof/>
        </w:rPr>
        <w:fldChar w:fldCharType="end"/>
      </w:r>
      <w:r>
        <w:t xml:space="preserve"> - Esquema de conexión de componentes</w:t>
      </w:r>
      <w:bookmarkEnd w:id="27"/>
      <w:bookmarkEnd w:id="28"/>
    </w:p>
    <w:p w:rsidR="007E6AF4" w:rsidRPr="005A7426" w:rsidRDefault="007E6AF4" w:rsidP="007E6AF4">
      <w:pPr>
        <w:pStyle w:val="Ttulo2"/>
        <w:rPr>
          <w:b/>
          <w:sz w:val="32"/>
          <w:szCs w:val="32"/>
          <w:shd w:val="clear" w:color="auto" w:fill="FFFFFF"/>
        </w:rPr>
      </w:pPr>
      <w:bookmarkStart w:id="29" w:name="_Toc504153951"/>
      <w:r>
        <w:rPr>
          <w:b/>
          <w:sz w:val="32"/>
          <w:szCs w:val="32"/>
          <w:shd w:val="clear" w:color="auto" w:fill="FFFFFF"/>
        </w:rPr>
        <w:t xml:space="preserve">9.1 </w:t>
      </w:r>
      <w:r w:rsidRPr="005A7426">
        <w:rPr>
          <w:b/>
          <w:sz w:val="32"/>
          <w:szCs w:val="32"/>
          <w:shd w:val="clear" w:color="auto" w:fill="FFFFFF"/>
        </w:rPr>
        <w:t>Componentes</w:t>
      </w:r>
      <w:bookmarkEnd w:id="29"/>
    </w:p>
    <w:p w:rsidR="007E6AF4" w:rsidRPr="006D52FC" w:rsidRDefault="007E6AF4" w:rsidP="007E6AF4"/>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2032" behindDoc="0" locked="0" layoutInCell="1" allowOverlap="1" wp14:anchorId="1C7A5151" wp14:editId="1B8E63E6">
                <wp:simplePos x="0" y="0"/>
                <wp:positionH relativeFrom="column">
                  <wp:posOffset>2571115</wp:posOffset>
                </wp:positionH>
                <wp:positionV relativeFrom="paragraph">
                  <wp:posOffset>1795145</wp:posOffset>
                </wp:positionV>
                <wp:extent cx="2828925" cy="635"/>
                <wp:effectExtent l="0" t="0" r="0" b="0"/>
                <wp:wrapSquare wrapText="bothSides"/>
                <wp:docPr id="284" name="Cuadro de texto 284"/>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30" w:name="_Toc504154002"/>
                            <w:r>
                              <w:t xml:space="preserve">Ilustración </w:t>
                            </w:r>
                            <w:r w:rsidR="00414E7E">
                              <w:fldChar w:fldCharType="begin"/>
                            </w:r>
                            <w:r w:rsidR="00414E7E">
                              <w:instrText xml:space="preserve"> SEQ Ilustración \* ARABIC </w:instrText>
                            </w:r>
                            <w:r w:rsidR="00414E7E">
                              <w:fldChar w:fldCharType="separate"/>
                            </w:r>
                            <w:r>
                              <w:rPr>
                                <w:noProof/>
                              </w:rPr>
                              <w:t>48</w:t>
                            </w:r>
                            <w:r w:rsidR="00414E7E">
                              <w:rPr>
                                <w:noProof/>
                              </w:rPr>
                              <w:fldChar w:fldCharType="end"/>
                            </w:r>
                            <w:r>
                              <w:t xml:space="preserve"> - </w:t>
                            </w:r>
                            <w:r w:rsidRPr="00623DE8">
                              <w:t>Raspberry Pi 3</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7A5151" id="_x0000_t202" coordsize="21600,21600" o:spt="202" path="m,l,21600r21600,l21600,xe">
                <v:stroke joinstyle="miter"/>
                <v:path gradientshapeok="t" o:connecttype="rect"/>
              </v:shapetype>
              <v:shape id="Cuadro de texto 284" o:spid="_x0000_s1026" type="#_x0000_t202" style="position:absolute;left:0;text-align:left;margin-left:202.45pt;margin-top:141.35pt;width:222.7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" stroked="f">
                <v:textbox style="mso-fit-shape-to-text:t" inset="0,0,0,0">
                  <w:txbxContent>
                    <w:p w:rsidR="007E6AF4" w:rsidRPr="00DA461B" w:rsidRDefault="007E6AF4" w:rsidP="007E6AF4">
                      <w:pPr>
                        <w:pStyle w:val="Descripcin"/>
                        <w:jc w:val="center"/>
                        <w:rPr>
                          <w:rFonts w:ascii="Arial" w:eastAsia="Calibri" w:hAnsi="Arial" w:cs="Arial"/>
                          <w:noProof/>
                          <w:color w:val="000000"/>
                          <w:sz w:val="24"/>
                          <w:szCs w:val="24"/>
                          <w:lang w:val="es-ES_tradnl" w:eastAsia="es-ES_tradnl"/>
                        </w:rPr>
                      </w:pPr>
                      <w:bookmarkStart w:id="31" w:name="_Toc504154002"/>
                      <w:r>
                        <w:t xml:space="preserve">Ilustración </w:t>
                      </w:r>
                      <w:r w:rsidR="00414E7E">
                        <w:fldChar w:fldCharType="begin"/>
                      </w:r>
                      <w:r w:rsidR="00414E7E">
                        <w:instrText xml:space="preserve"> SEQ Ilustración \* ARABIC </w:instrText>
                      </w:r>
                      <w:r w:rsidR="00414E7E">
                        <w:fldChar w:fldCharType="separate"/>
                      </w:r>
                      <w:r>
                        <w:rPr>
                          <w:noProof/>
                        </w:rPr>
                        <w:t>48</w:t>
                      </w:r>
                      <w:r w:rsidR="00414E7E">
                        <w:rPr>
                          <w:noProof/>
                        </w:rPr>
                        <w:fldChar w:fldCharType="end"/>
                      </w:r>
                      <w:r>
                        <w:t xml:space="preserve"> - </w:t>
                      </w:r>
                      <w:r w:rsidRPr="00623DE8">
                        <w:t>Raspberry Pi 3</w:t>
                      </w:r>
                      <w:bookmarkEnd w:id="31"/>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59264" behindDoc="0" locked="0" layoutInCell="1" allowOverlap="1" wp14:anchorId="409B2F5E" wp14:editId="1C750790">
            <wp:simplePos x="0" y="0"/>
            <wp:positionH relativeFrom="margin">
              <wp:align>right</wp:align>
            </wp:positionH>
            <wp:positionV relativeFrom="paragraph">
              <wp:posOffset>13335</wp:posOffset>
            </wp:positionV>
            <wp:extent cx="2828925" cy="1887115"/>
            <wp:effectExtent l="0" t="0" r="0" b="0"/>
            <wp:wrapSquare wrapText="bothSides"/>
            <wp:docPr id="24" name="Imagen 24" descr="https://www.raspberrypi.org/app/uploads/2017/05/Raspberry-Pi-3-1-1619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aspberrypi.org/app/uploads/2017/05/Raspberry-Pi-3-1-1619x1080.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828925" cy="1887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Una Raspberry Pi 3 model B</w:t>
      </w:r>
      <w:r w:rsidRPr="00F923C8">
        <w:rPr>
          <w:rFonts w:ascii="Arial" w:hAnsi="Arial" w:cs="Arial"/>
          <w:color w:val="333333"/>
          <w:sz w:val="24"/>
          <w:szCs w:val="24"/>
          <w:shd w:val="clear" w:color="auto" w:fill="FFFFFF"/>
        </w:rPr>
        <w:t xml:space="preserve">: Componente principal del SAR, es el servidor del mismo, encargado de almacenar la aplicación web y recibir las peticiones de los clientes </w:t>
      </w:r>
      <w:del w:id="32" w:author="Nahuel Defossé" w:date="2018-03-15T18:11:00Z">
        <w:r w:rsidRPr="00F923C8" w:rsidDel="00241BB9">
          <w:rPr>
            <w:rFonts w:ascii="Arial" w:hAnsi="Arial" w:cs="Arial"/>
            <w:color w:val="333333"/>
            <w:sz w:val="24"/>
            <w:szCs w:val="24"/>
            <w:shd w:val="clear" w:color="auto" w:fill="FFFFFF"/>
          </w:rPr>
          <w:delText xml:space="preserve">para </w:delText>
        </w:r>
      </w:del>
      <w:ins w:id="33" w:author="Nahuel Defossé" w:date="2018-03-15T18:11:00Z">
        <w:r w:rsidR="00241BB9">
          <w:rPr>
            <w:rFonts w:ascii="Arial" w:hAnsi="Arial" w:cs="Arial"/>
            <w:color w:val="333333"/>
            <w:sz w:val="24"/>
            <w:szCs w:val="24"/>
            <w:shd w:val="clear" w:color="auto" w:fill="FFFFFF"/>
          </w:rPr>
          <w:t>que se traducen en</w:t>
        </w:r>
      </w:ins>
      <w:del w:id="34" w:author="Nahuel Defossé" w:date="2018-03-15T18:11:00Z">
        <w:r w:rsidRPr="00F923C8" w:rsidDel="00241BB9">
          <w:rPr>
            <w:rFonts w:ascii="Arial" w:hAnsi="Arial" w:cs="Arial"/>
            <w:color w:val="333333"/>
            <w:sz w:val="24"/>
            <w:szCs w:val="24"/>
            <w:shd w:val="clear" w:color="auto" w:fill="FFFFFF"/>
          </w:rPr>
          <w:delText>luego mandar las</w:delText>
        </w:r>
      </w:del>
      <w:r w:rsidRPr="00F923C8">
        <w:rPr>
          <w:rFonts w:ascii="Arial" w:hAnsi="Arial" w:cs="Arial"/>
          <w:color w:val="333333"/>
          <w:sz w:val="24"/>
          <w:szCs w:val="24"/>
          <w:shd w:val="clear" w:color="auto" w:fill="FFFFFF"/>
        </w:rPr>
        <w:t xml:space="preserve"> </w:t>
      </w:r>
      <w:del w:id="35" w:author="Nahuel Defossé" w:date="2018-03-15T18:11:00Z">
        <w:r w:rsidRPr="00F923C8" w:rsidDel="00241BB9">
          <w:rPr>
            <w:rFonts w:ascii="Arial" w:hAnsi="Arial" w:cs="Arial"/>
            <w:color w:val="333333"/>
            <w:sz w:val="24"/>
            <w:szCs w:val="24"/>
            <w:shd w:val="clear" w:color="auto" w:fill="FFFFFF"/>
          </w:rPr>
          <w:delText>o</w:delText>
        </w:r>
      </w:del>
      <w:ins w:id="36" w:author="Nahuel Defossé" w:date="2018-03-15T18:11:00Z">
        <w:r w:rsidR="00241BB9">
          <w:rPr>
            <w:rFonts w:ascii="Arial" w:hAnsi="Arial" w:cs="Arial"/>
            <w:color w:val="333333"/>
            <w:sz w:val="24"/>
            <w:szCs w:val="24"/>
            <w:shd w:val="clear" w:color="auto" w:fill="FFFFFF"/>
          </w:rPr>
          <w:t>ó</w:t>
        </w:r>
      </w:ins>
      <w:r w:rsidRPr="00F923C8">
        <w:rPr>
          <w:rFonts w:ascii="Arial" w:hAnsi="Arial" w:cs="Arial"/>
          <w:color w:val="333333"/>
          <w:sz w:val="24"/>
          <w:szCs w:val="24"/>
          <w:shd w:val="clear" w:color="auto" w:fill="FFFFFF"/>
        </w:rPr>
        <w:t xml:space="preserve">rdenes a las placas Arduino. Cuenta con una </w:t>
      </w:r>
      <w:del w:id="37" w:author="Nahuel Defossé" w:date="2018-03-15T18:12:00Z">
        <w:r w:rsidRPr="00F923C8" w:rsidDel="00241BB9">
          <w:rPr>
            <w:rFonts w:ascii="Arial" w:hAnsi="Arial" w:cs="Arial"/>
            <w:color w:val="333333"/>
            <w:sz w:val="24"/>
            <w:szCs w:val="24"/>
            <w:shd w:val="clear" w:color="auto" w:fill="FFFFFF"/>
          </w:rPr>
          <w:delText xml:space="preserve">tarje </w:delText>
        </w:r>
      </w:del>
      <w:ins w:id="38" w:author="Nahuel Defossé" w:date="2018-03-15T18:12:00Z">
        <w:r w:rsidR="00241BB9">
          <w:rPr>
            <w:rFonts w:ascii="Arial" w:hAnsi="Arial" w:cs="Arial"/>
            <w:color w:val="333333"/>
            <w:sz w:val="24"/>
            <w:szCs w:val="24"/>
            <w:shd w:val="clear" w:color="auto" w:fill="FFFFFF"/>
          </w:rPr>
          <w:t>tarjeta</w:t>
        </w:r>
        <w:r w:rsidR="00241BB9"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 xml:space="preserve">microSD donde almacena el sistema </w:t>
      </w:r>
      <w:del w:id="39" w:author="Nahuel Defossé" w:date="2018-03-15T18:12:00Z">
        <w:r w:rsidRPr="00F923C8" w:rsidDel="00241BB9">
          <w:rPr>
            <w:rFonts w:ascii="Arial" w:hAnsi="Arial" w:cs="Arial"/>
            <w:color w:val="333333"/>
            <w:sz w:val="24"/>
            <w:szCs w:val="24"/>
            <w:shd w:val="clear" w:color="auto" w:fill="FFFFFF"/>
          </w:rPr>
          <w:delText xml:space="preserve">operativo </w:delText>
        </w:r>
      </w:del>
      <w:ins w:id="40" w:author="Nahuel Defossé" w:date="2018-03-15T18:12:00Z">
        <w:r w:rsidR="00241BB9">
          <w:rPr>
            <w:rFonts w:ascii="Arial" w:hAnsi="Arial" w:cs="Arial"/>
            <w:color w:val="333333"/>
            <w:sz w:val="24"/>
            <w:szCs w:val="24"/>
            <w:shd w:val="clear" w:color="auto" w:fill="FFFFFF"/>
          </w:rPr>
          <w:t>SO</w:t>
        </w:r>
        <w:r w:rsidR="00241BB9"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Raspbian</w:t>
      </w:r>
      <w:ins w:id="41" w:author="Nahuel Defossé" w:date="2018-03-15T18:12:00Z">
        <w:r w:rsidR="00241BB9">
          <w:rPr>
            <w:rFonts w:ascii="Arial" w:hAnsi="Arial" w:cs="Arial"/>
            <w:color w:val="333333"/>
            <w:sz w:val="24"/>
            <w:szCs w:val="24"/>
            <w:shd w:val="clear" w:color="auto" w:fill="FFFFFF"/>
          </w:rPr>
          <w:t>,</w:t>
        </w:r>
      </w:ins>
      <w:r w:rsidRPr="00F923C8">
        <w:rPr>
          <w:rFonts w:ascii="Arial" w:hAnsi="Arial" w:cs="Arial"/>
          <w:color w:val="333333"/>
          <w:sz w:val="24"/>
          <w:szCs w:val="24"/>
          <w:shd w:val="clear" w:color="auto" w:fill="FFFFFF"/>
        </w:rPr>
        <w:t xml:space="preserve"> el cual</w:t>
      </w:r>
      <w:ins w:id="42" w:author="Nahuel Defossé" w:date="2018-03-15T18:12:00Z">
        <w:r w:rsidR="00241BB9">
          <w:rPr>
            <w:rFonts w:ascii="Arial" w:hAnsi="Arial" w:cs="Arial"/>
            <w:color w:val="333333"/>
            <w:sz w:val="24"/>
            <w:szCs w:val="24"/>
            <w:shd w:val="clear" w:color="auto" w:fill="FFFFFF"/>
          </w:rPr>
          <w:t xml:space="preserve">, </w:t>
        </w:r>
      </w:ins>
      <w:del w:id="43" w:author="Nahuel Defossé" w:date="2018-03-15T18:12:00Z">
        <w:r w:rsidRPr="00F923C8" w:rsidDel="00241BB9">
          <w:rPr>
            <w:rFonts w:ascii="Arial" w:hAnsi="Arial" w:cs="Arial"/>
            <w:color w:val="333333"/>
            <w:sz w:val="24"/>
            <w:szCs w:val="24"/>
            <w:shd w:val="clear" w:color="auto" w:fill="FFFFFF"/>
          </w:rPr>
          <w:delText xml:space="preserve"> se ejecuta al</w:delText>
        </w:r>
      </w:del>
      <w:ins w:id="44" w:author="Nahuel Defossé" w:date="2018-03-15T18:12:00Z">
        <w:r w:rsidR="00241BB9">
          <w:rPr>
            <w:rFonts w:ascii="Arial" w:hAnsi="Arial" w:cs="Arial"/>
            <w:color w:val="333333"/>
            <w:sz w:val="24"/>
            <w:szCs w:val="24"/>
            <w:shd w:val="clear" w:color="auto" w:fill="FFFFFF"/>
          </w:rPr>
          <w:t xml:space="preserve">tras el </w:t>
        </w:r>
      </w:ins>
      <w:r w:rsidRPr="00F923C8">
        <w:rPr>
          <w:rFonts w:ascii="Arial" w:hAnsi="Arial" w:cs="Arial"/>
          <w:color w:val="333333"/>
          <w:sz w:val="24"/>
          <w:szCs w:val="24"/>
          <w:shd w:val="clear" w:color="auto" w:fill="FFFFFF"/>
        </w:rPr>
        <w:t xml:space="preserve"> encend</w:t>
      </w:r>
      <w:ins w:id="45" w:author="Nahuel Defossé" w:date="2018-03-15T18:12:00Z">
        <w:r w:rsidR="00241BB9">
          <w:rPr>
            <w:rFonts w:ascii="Arial" w:hAnsi="Arial" w:cs="Arial"/>
            <w:color w:val="333333"/>
            <w:sz w:val="24"/>
            <w:szCs w:val="24"/>
            <w:shd w:val="clear" w:color="auto" w:fill="FFFFFF"/>
          </w:rPr>
          <w:t>ido</w:t>
        </w:r>
      </w:ins>
      <w:del w:id="46" w:author="Nahuel Defossé" w:date="2018-03-15T18:12:00Z">
        <w:r w:rsidRPr="00F923C8" w:rsidDel="00241BB9">
          <w:rPr>
            <w:rFonts w:ascii="Arial" w:hAnsi="Arial" w:cs="Arial"/>
            <w:color w:val="333333"/>
            <w:sz w:val="24"/>
            <w:szCs w:val="24"/>
            <w:shd w:val="clear" w:color="auto" w:fill="FFFFFF"/>
          </w:rPr>
          <w:delText>erla</w:delText>
        </w:r>
      </w:del>
      <w:r w:rsidRPr="00F923C8">
        <w:rPr>
          <w:rFonts w:ascii="Arial" w:hAnsi="Arial" w:cs="Arial"/>
          <w:color w:val="333333"/>
          <w:sz w:val="24"/>
          <w:szCs w:val="24"/>
          <w:shd w:val="clear" w:color="auto" w:fill="FFFFFF"/>
        </w:rPr>
        <w:t xml:space="preserve"> </w:t>
      </w:r>
      <w:del w:id="47" w:author="Nahuel Defossé" w:date="2018-03-15T18:12:00Z">
        <w:r w:rsidRPr="00F923C8" w:rsidDel="00241BB9">
          <w:rPr>
            <w:rFonts w:ascii="Arial" w:hAnsi="Arial" w:cs="Arial"/>
            <w:color w:val="333333"/>
            <w:sz w:val="24"/>
            <w:szCs w:val="24"/>
            <w:shd w:val="clear" w:color="auto" w:fill="FFFFFF"/>
          </w:rPr>
          <w:delText>y permite correr</w:delText>
        </w:r>
      </w:del>
      <w:ins w:id="48" w:author="Nahuel Defossé" w:date="2018-03-15T18:12:00Z">
        <w:r w:rsidR="00241BB9">
          <w:rPr>
            <w:rFonts w:ascii="Arial" w:hAnsi="Arial" w:cs="Arial"/>
            <w:color w:val="333333"/>
            <w:sz w:val="24"/>
            <w:szCs w:val="24"/>
            <w:shd w:val="clear" w:color="auto" w:fill="FFFFFF"/>
          </w:rPr>
          <w:t>ejecuta</w:t>
        </w:r>
      </w:ins>
      <w:r w:rsidRPr="00F923C8">
        <w:rPr>
          <w:rFonts w:ascii="Arial" w:hAnsi="Arial" w:cs="Arial"/>
          <w:color w:val="333333"/>
          <w:sz w:val="24"/>
          <w:szCs w:val="24"/>
          <w:shd w:val="clear" w:color="auto" w:fill="FFFFFF"/>
        </w:rPr>
        <w:t xml:space="preserve"> la aplicación desarrollada.</w:t>
      </w:r>
    </w:p>
    <w:p w:rsidR="007E6AF4" w:rsidRDefault="007E6AF4" w:rsidP="007E6AF4">
      <w:pPr>
        <w:rPr>
          <w:rFonts w:ascii="Verdana" w:hAnsi="Verdana"/>
          <w:color w:val="333333"/>
          <w:shd w:val="clear" w:color="auto" w:fill="FFFFFF"/>
        </w:rPr>
      </w:pPr>
    </w:p>
    <w:p w:rsidR="007E6AF4" w:rsidRPr="00F923C8" w:rsidRDefault="007E6AF4" w:rsidP="007E6AF4">
      <w:pPr>
        <w:ind w:left="3828"/>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4864" behindDoc="0" locked="0" layoutInCell="1" allowOverlap="1" wp14:anchorId="50AFCDB1" wp14:editId="0372E9DA">
                <wp:simplePos x="0" y="0"/>
                <wp:positionH relativeFrom="column">
                  <wp:posOffset>-3810</wp:posOffset>
                </wp:positionH>
                <wp:positionV relativeFrom="paragraph">
                  <wp:posOffset>1974215</wp:posOffset>
                </wp:positionV>
                <wp:extent cx="2324100" cy="635"/>
                <wp:effectExtent l="0" t="0" r="0" b="0"/>
                <wp:wrapSquare wrapText="bothSides"/>
                <wp:docPr id="285" name="Cuadro de texto 285"/>
                <wp:cNvGraphicFramePr/>
                <a:graphic xmlns:a="http://schemas.openxmlformats.org/drawingml/2006/main">
                  <a:graphicData uri="http://schemas.microsoft.com/office/word/2010/wordprocessingShape">
                    <wps:wsp>
                      <wps:cNvSpPr txBox="1"/>
                      <wps:spPr>
                        <a:xfrm>
                          <a:off x="0" y="0"/>
                          <a:ext cx="2324100" cy="635"/>
                        </a:xfrm>
                        <a:prstGeom prst="rect">
                          <a:avLst/>
                        </a:prstGeom>
                        <a:solidFill>
                          <a:prstClr val="white"/>
                        </a:solidFill>
                        <a:ln>
                          <a:noFill/>
                        </a:ln>
                      </wps:spPr>
                      <wps:txbx>
                        <w:txbxContent>
                          <w:p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49" w:name="_Toc504154003"/>
                            <w:r>
                              <w:t xml:space="preserve">Ilustración </w:t>
                            </w:r>
                            <w:r w:rsidR="00414E7E">
                              <w:fldChar w:fldCharType="begin"/>
                            </w:r>
                            <w:r w:rsidR="00414E7E">
                              <w:instrText xml:space="preserve"> SEQ Ilustración \* ARABIC </w:instrText>
                            </w:r>
                            <w:r w:rsidR="00414E7E">
                              <w:fldChar w:fldCharType="separate"/>
                            </w:r>
                            <w:r>
                              <w:rPr>
                                <w:noProof/>
                              </w:rPr>
                              <w:t>49</w:t>
                            </w:r>
                            <w:r w:rsidR="00414E7E">
                              <w:rPr>
                                <w:noProof/>
                              </w:rPr>
                              <w:fldChar w:fldCharType="end"/>
                            </w:r>
                            <w:r>
                              <w:t xml:space="preserve"> - </w:t>
                            </w:r>
                            <w:r w:rsidRPr="00DB71A1">
                              <w:t>Arduino Mega</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AFCDB1" id="Cuadro de texto 285" o:spid="_x0000_s1027" type="#_x0000_t202" style="position:absolute;left:0;text-align:left;margin-left:-.3pt;margin-top:155.45pt;width:18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" stroked="f">
                <v:textbox style="mso-fit-shape-to-text:t" inset="0,0,0,0">
                  <w:txbxContent>
                    <w:p w:rsidR="007E6AF4" w:rsidRPr="006A14D6" w:rsidRDefault="007E6AF4" w:rsidP="007E6AF4">
                      <w:pPr>
                        <w:pStyle w:val="Descripcin"/>
                        <w:jc w:val="center"/>
                        <w:rPr>
                          <w:rFonts w:ascii="Arial" w:eastAsia="Calibri" w:hAnsi="Arial" w:cs="Arial"/>
                          <w:noProof/>
                          <w:color w:val="000000"/>
                          <w:sz w:val="24"/>
                          <w:szCs w:val="24"/>
                          <w:lang w:val="es-ES_tradnl" w:eastAsia="es-ES_tradnl"/>
                        </w:rPr>
                      </w:pPr>
                      <w:bookmarkStart w:id="50" w:name="_Toc504154003"/>
                      <w:r>
                        <w:t xml:space="preserve">Ilustración </w:t>
                      </w:r>
                      <w:r w:rsidR="00414E7E">
                        <w:fldChar w:fldCharType="begin"/>
                      </w:r>
                      <w:r w:rsidR="00414E7E">
                        <w:instrText xml:space="preserve"> SEQ Ilustración \* ARABIC </w:instrText>
                      </w:r>
                      <w:r w:rsidR="00414E7E">
                        <w:fldChar w:fldCharType="separate"/>
                      </w:r>
                      <w:r>
                        <w:rPr>
                          <w:noProof/>
                        </w:rPr>
                        <w:t>49</w:t>
                      </w:r>
                      <w:r w:rsidR="00414E7E">
                        <w:rPr>
                          <w:noProof/>
                        </w:rPr>
                        <w:fldChar w:fldCharType="end"/>
                      </w:r>
                      <w:r>
                        <w:t xml:space="preserve"> - </w:t>
                      </w:r>
                      <w:r w:rsidRPr="00DB71A1">
                        <w:t>Arduino Mega</w:t>
                      </w:r>
                      <w:bookmarkEnd w:id="50"/>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0288" behindDoc="0" locked="0" layoutInCell="1" allowOverlap="1" wp14:anchorId="6A820EE8" wp14:editId="1A82DBC3">
            <wp:simplePos x="0" y="0"/>
            <wp:positionH relativeFrom="margin">
              <wp:posOffset>-3810</wp:posOffset>
            </wp:positionH>
            <wp:positionV relativeFrom="paragraph">
              <wp:posOffset>402590</wp:posOffset>
            </wp:positionV>
            <wp:extent cx="2324100" cy="1514475"/>
            <wp:effectExtent l="0" t="0" r="0" b="9525"/>
            <wp:wrapSquare wrapText="bothSides"/>
            <wp:docPr id="205" name="Imagen 205" descr="http://www.robotshop.com/media/catalog/product/cache/1/image/900x900/9df78eab33525d08d6e5fb8d27136e95/a/r/arduino-mega-2560-microcontroll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obotshop.com/media/catalog/product/cache/1/image/900x900/9df78eab33525d08d6e5fb8d27136e95/a/r/arduino-mega-2560-microcontroller-3.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16804" b="18032"/>
                    <a:stretch/>
                  </pic:blipFill>
                  <pic:spPr bwMode="auto">
                    <a:xfrm>
                      <a:off x="0" y="0"/>
                      <a:ext cx="2324100" cy="1514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del w:id="51" w:author="Nahuel Defossé" w:date="2018-03-15T18:12:00Z">
        <w:r w:rsidRPr="00F923C8" w:rsidDel="00AE6914">
          <w:rPr>
            <w:rFonts w:ascii="Arial" w:hAnsi="Arial" w:cs="Arial"/>
            <w:b/>
            <w:color w:val="333333"/>
            <w:sz w:val="24"/>
            <w:szCs w:val="24"/>
            <w:shd w:val="clear" w:color="auto" w:fill="FFFFFF"/>
          </w:rPr>
          <w:delText xml:space="preserve">Un </w:delText>
        </w:r>
      </w:del>
      <w:r w:rsidRPr="00F923C8">
        <w:rPr>
          <w:rFonts w:ascii="Arial" w:hAnsi="Arial" w:cs="Arial"/>
          <w:b/>
          <w:color w:val="333333"/>
          <w:sz w:val="24"/>
          <w:szCs w:val="24"/>
          <w:shd w:val="clear" w:color="auto" w:fill="FFFFFF"/>
        </w:rPr>
        <w:t>Arduino Mega</w:t>
      </w:r>
      <w:r w:rsidRPr="00F923C8">
        <w:rPr>
          <w:rFonts w:ascii="Arial" w:hAnsi="Arial" w:cs="Arial"/>
          <w:color w:val="333333"/>
          <w:sz w:val="24"/>
          <w:szCs w:val="24"/>
          <w:shd w:val="clear" w:color="auto" w:fill="FFFFFF"/>
        </w:rPr>
        <w:t xml:space="preserve">: Es </w:t>
      </w:r>
      <w:ins w:id="52" w:author="Nahuel Defossé" w:date="2018-03-15T18:13:00Z">
        <w:r w:rsidR="00AE6914">
          <w:rPr>
            <w:rFonts w:ascii="Arial" w:hAnsi="Arial" w:cs="Arial"/>
            <w:color w:val="333333"/>
            <w:sz w:val="24"/>
            <w:szCs w:val="24"/>
            <w:shd w:val="clear" w:color="auto" w:fill="FFFFFF"/>
          </w:rPr>
          <w:t>micro</w:t>
        </w:r>
      </w:ins>
      <w:del w:id="53" w:author="Nahuel Defossé" w:date="2018-03-15T18:13:00Z">
        <w:r w:rsidRPr="00F923C8" w:rsidDel="00AE6914">
          <w:rPr>
            <w:rFonts w:ascii="Arial" w:hAnsi="Arial" w:cs="Arial"/>
            <w:color w:val="333333"/>
            <w:sz w:val="24"/>
            <w:szCs w:val="24"/>
            <w:shd w:val="clear" w:color="auto" w:fill="FFFFFF"/>
          </w:rPr>
          <w:delText xml:space="preserve">el principal </w:delText>
        </w:r>
      </w:del>
      <w:r w:rsidRPr="00F923C8">
        <w:rPr>
          <w:rFonts w:ascii="Arial" w:hAnsi="Arial" w:cs="Arial"/>
          <w:color w:val="333333"/>
          <w:sz w:val="24"/>
          <w:szCs w:val="24"/>
          <w:shd w:val="clear" w:color="auto" w:fill="FFFFFF"/>
        </w:rPr>
        <w:t xml:space="preserve">controlador </w:t>
      </w:r>
      <w:ins w:id="54" w:author="Nahuel Defossé" w:date="2018-03-15T18:13:00Z">
        <w:r w:rsidR="00AE6914">
          <w:rPr>
            <w:rFonts w:ascii="Arial" w:hAnsi="Arial" w:cs="Arial"/>
            <w:color w:val="333333"/>
            <w:sz w:val="24"/>
            <w:szCs w:val="24"/>
            <w:shd w:val="clear" w:color="auto" w:fill="FFFFFF"/>
          </w:rPr>
          <w:t xml:space="preserve">de mayor capacidad </w:t>
        </w:r>
      </w:ins>
      <w:r w:rsidRPr="00F923C8">
        <w:rPr>
          <w:rFonts w:ascii="Arial" w:hAnsi="Arial" w:cs="Arial"/>
          <w:color w:val="333333"/>
          <w:sz w:val="24"/>
          <w:szCs w:val="24"/>
          <w:shd w:val="clear" w:color="auto" w:fill="FFFFFF"/>
        </w:rPr>
        <w:t xml:space="preserve">del SAR, en él se conectan todos los sensores y actuadores (a excepción del sensor de temperatura). Funciona como intermediario entre la Raspberry y el resto de los componentes, dado que recibe todas las ordenes de ejecución de la misma. En su memoria, se encuentra almacenada una versión del protocolo Firmata nombrada como StandarFirmata (dado por la librería Firmata de Arduino, </w:t>
      </w:r>
      <w:r w:rsidRPr="00F923C8">
        <w:rPr>
          <w:rFonts w:ascii="Arial" w:hAnsi="Arial" w:cs="Arial"/>
          <w:b/>
          <w:i/>
          <w:color w:val="FF0000"/>
          <w:sz w:val="24"/>
          <w:szCs w:val="24"/>
          <w:shd w:val="clear" w:color="auto" w:fill="FFFFFF"/>
        </w:rPr>
        <w:t>Anexo X</w:t>
      </w:r>
      <w:r w:rsidRPr="00F923C8">
        <w:rPr>
          <w:rFonts w:ascii="Arial" w:hAnsi="Arial" w:cs="Arial"/>
          <w:color w:val="333333"/>
          <w:sz w:val="24"/>
          <w:szCs w:val="24"/>
          <w:shd w:val="clear" w:color="auto" w:fill="FFFFFF"/>
        </w:rPr>
        <w:t xml:space="preserve">) necesaria para establecer la comunicación con los comandos enviados desde Javascript por la aplicación web. </w:t>
      </w:r>
    </w:p>
    <w:p w:rsidR="007E6AF4" w:rsidRDefault="007E6AF4" w:rsidP="007E6AF4">
      <w:pPr>
        <w:rPr>
          <w:rFonts w:ascii="Verdana" w:hAnsi="Verdana"/>
          <w:color w:val="333333"/>
          <w:shd w:val="clear" w:color="auto" w:fill="FFFFFF"/>
        </w:rPr>
      </w:pPr>
    </w:p>
    <w:p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6912" behindDoc="0" locked="0" layoutInCell="1" allowOverlap="1" wp14:anchorId="29357686" wp14:editId="0310AC61">
                <wp:simplePos x="0" y="0"/>
                <wp:positionH relativeFrom="column">
                  <wp:posOffset>3719195</wp:posOffset>
                </wp:positionH>
                <wp:positionV relativeFrom="paragraph">
                  <wp:posOffset>1398905</wp:posOffset>
                </wp:positionV>
                <wp:extent cx="1680845" cy="635"/>
                <wp:effectExtent l="0" t="0" r="0" b="0"/>
                <wp:wrapSquare wrapText="bothSides"/>
                <wp:docPr id="286" name="Cuadro de texto 286"/>
                <wp:cNvGraphicFramePr/>
                <a:graphic xmlns:a="http://schemas.openxmlformats.org/drawingml/2006/main">
                  <a:graphicData uri="http://schemas.microsoft.com/office/word/2010/wordprocessingShape">
                    <wps:wsp>
                      <wps:cNvSpPr txBox="1"/>
                      <wps:spPr>
                        <a:xfrm>
                          <a:off x="0" y="0"/>
                          <a:ext cx="1680845" cy="635"/>
                        </a:xfrm>
                        <a:prstGeom prst="rect">
                          <a:avLst/>
                        </a:prstGeom>
                        <a:solidFill>
                          <a:prstClr val="white"/>
                        </a:solidFill>
                        <a:ln>
                          <a:noFill/>
                        </a:ln>
                      </wps:spPr>
                      <wps:txbx>
                        <w:txbxContent>
                          <w:p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55" w:name="_Toc504154004"/>
                            <w:r>
                              <w:t xml:space="preserve">Ilustración </w:t>
                            </w:r>
                            <w:r w:rsidR="00414E7E">
                              <w:fldChar w:fldCharType="begin"/>
                            </w:r>
                            <w:r w:rsidR="00414E7E">
                              <w:instrText xml:space="preserve"> SEQ Ilustración \* ARABIC </w:instrText>
                            </w:r>
                            <w:r w:rsidR="00414E7E">
                              <w:fldChar w:fldCharType="separate"/>
                            </w:r>
                            <w:r>
                              <w:rPr>
                                <w:noProof/>
                              </w:rPr>
                              <w:t>50</w:t>
                            </w:r>
                            <w:r w:rsidR="00414E7E">
                              <w:rPr>
                                <w:noProof/>
                              </w:rPr>
                              <w:fldChar w:fldCharType="end"/>
                            </w:r>
                            <w:r>
                              <w:t xml:space="preserve"> - </w:t>
                            </w:r>
                            <w:r w:rsidRPr="00643077">
                              <w:t>Arduino Nano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57686" id="Cuadro de texto 286" o:spid="_x0000_s1028" type="#_x0000_t202" style="position:absolute;left:0;text-align:left;margin-left:292.85pt;margin-top:110.15pt;width:132.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" stroked="f">
                <v:textbox style="mso-fit-shape-to-text:t" inset="0,0,0,0">
                  <w:txbxContent>
                    <w:p w:rsidR="007E6AF4" w:rsidRPr="008C08EC" w:rsidRDefault="007E6AF4" w:rsidP="007E6AF4">
                      <w:pPr>
                        <w:pStyle w:val="Descripcin"/>
                        <w:rPr>
                          <w:rFonts w:ascii="Arial" w:eastAsia="Calibri" w:hAnsi="Arial" w:cs="Arial"/>
                          <w:noProof/>
                          <w:color w:val="000000"/>
                          <w:sz w:val="24"/>
                          <w:szCs w:val="24"/>
                          <w:lang w:val="es-ES_tradnl" w:eastAsia="es-ES_tradnl"/>
                        </w:rPr>
                      </w:pPr>
                      <w:bookmarkStart w:id="56" w:name="_Toc504154004"/>
                      <w:r>
                        <w:t xml:space="preserve">Ilustración </w:t>
                      </w:r>
                      <w:r w:rsidR="00414E7E">
                        <w:fldChar w:fldCharType="begin"/>
                      </w:r>
                      <w:r w:rsidR="00414E7E">
                        <w:instrText xml:space="preserve"> SEQ Ilustración \* ARABIC </w:instrText>
                      </w:r>
                      <w:r w:rsidR="00414E7E">
                        <w:fldChar w:fldCharType="separate"/>
                      </w:r>
                      <w:r>
                        <w:rPr>
                          <w:noProof/>
                        </w:rPr>
                        <w:t>50</w:t>
                      </w:r>
                      <w:r w:rsidR="00414E7E">
                        <w:rPr>
                          <w:noProof/>
                        </w:rPr>
                        <w:fldChar w:fldCharType="end"/>
                      </w:r>
                      <w:r>
                        <w:t xml:space="preserve"> - </w:t>
                      </w:r>
                      <w:r w:rsidRPr="00643077">
                        <w:t>Arduino Nano</w:t>
                      </w:r>
                      <w:bookmarkEnd w:id="56"/>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1312" behindDoc="0" locked="0" layoutInCell="1" allowOverlap="1" wp14:anchorId="31B1B378" wp14:editId="093EDF36">
            <wp:simplePos x="0" y="0"/>
            <wp:positionH relativeFrom="margin">
              <wp:posOffset>3719195</wp:posOffset>
            </wp:positionH>
            <wp:positionV relativeFrom="paragraph">
              <wp:posOffset>5715</wp:posOffset>
            </wp:positionV>
            <wp:extent cx="1680845" cy="1336040"/>
            <wp:effectExtent l="0" t="0" r="0" b="0"/>
            <wp:wrapSquare wrapText="bothSides"/>
            <wp:docPr id="206" name="Imagen 206" descr="http://cdn-reichelt.de/bilder/web/xxl_ws/A300/ARDUINO_NANO_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dn-reichelt.de/bilder/web/xxl_ws/A300/ARDUINO_NANO_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68084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Arduino Nano</w:t>
      </w:r>
      <w:r w:rsidRPr="00F923C8">
        <w:rPr>
          <w:rFonts w:ascii="Arial" w:hAnsi="Arial" w:cs="Arial"/>
          <w:color w:val="333333"/>
          <w:sz w:val="24"/>
          <w:szCs w:val="24"/>
          <w:shd w:val="clear" w:color="auto" w:fill="FFFFFF"/>
        </w:rPr>
        <w:t xml:space="preserve">: Esta versión de Arduino es la que se encarga de capturar la temperatura obtenida por el sensor DS18B20. Se debió optar por el uso de otro Arduino, dado que para la captura de temperaturas y el envío de los datos a la Raspberry mediante </w:t>
      </w:r>
      <w:r>
        <w:rPr>
          <w:rFonts w:ascii="Arial" w:hAnsi="Arial" w:cs="Arial"/>
          <w:color w:val="333333"/>
          <w:sz w:val="24"/>
          <w:szCs w:val="24"/>
          <w:shd w:val="clear" w:color="auto" w:fill="FFFFFF"/>
        </w:rPr>
        <w:t>JavaScript</w:t>
      </w:r>
      <w:r w:rsidRPr="00F923C8">
        <w:rPr>
          <w:rFonts w:ascii="Arial" w:hAnsi="Arial" w:cs="Arial"/>
          <w:color w:val="333333"/>
          <w:sz w:val="24"/>
          <w:szCs w:val="24"/>
          <w:shd w:val="clear" w:color="auto" w:fill="FFFFFF"/>
        </w:rPr>
        <w:t xml:space="preserve"> se necesita una versión particular del protocolo Firmata, nombrada como ConfigurableFirmata (</w:t>
      </w:r>
      <w:r w:rsidRPr="00F923C8">
        <w:rPr>
          <w:rFonts w:ascii="Arial" w:hAnsi="Arial" w:cs="Arial"/>
          <w:b/>
          <w:i/>
          <w:color w:val="FF0000"/>
          <w:sz w:val="24"/>
          <w:szCs w:val="24"/>
          <w:shd w:val="clear" w:color="auto" w:fill="FFFFFF"/>
        </w:rPr>
        <w:t>Anexo X1</w:t>
      </w:r>
      <w:r w:rsidRPr="00F923C8">
        <w:rPr>
          <w:rFonts w:ascii="Arial" w:hAnsi="Arial" w:cs="Arial"/>
          <w:color w:val="333333"/>
          <w:sz w:val="24"/>
          <w:szCs w:val="24"/>
          <w:shd w:val="clear" w:color="auto" w:fill="FFFFFF"/>
        </w:rPr>
        <w:t>).</w:t>
      </w: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0528" behindDoc="0" locked="0" layoutInCell="1" allowOverlap="1" wp14:anchorId="4C05D237" wp14:editId="165E5948">
            <wp:simplePos x="0" y="0"/>
            <wp:positionH relativeFrom="margin">
              <wp:posOffset>4272915</wp:posOffset>
            </wp:positionH>
            <wp:positionV relativeFrom="paragraph">
              <wp:posOffset>10795</wp:posOffset>
            </wp:positionV>
            <wp:extent cx="1104900" cy="771525"/>
            <wp:effectExtent l="0" t="0" r="0" b="9525"/>
            <wp:wrapSquare wrapText="bothSides"/>
            <wp:docPr id="207" name="Imagen 207" descr="http://www.maxelectronica.cl/63-large_default/moto-reductor-motor-con-caja-reductora-y-rue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maxelectronica.cl/63-large_default/moto-reductor-motor-con-caja-reductora-y-rueda.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242" b="12931"/>
                    <a:stretch/>
                  </pic:blipFill>
                  <pic:spPr bwMode="auto">
                    <a:xfrm>
                      <a:off x="0" y="0"/>
                      <a:ext cx="1104900" cy="771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Cuatro motores DC (corriente continua de 3v a 6v) con caja reductora:</w:t>
      </w:r>
      <w:r w:rsidRPr="00F923C8">
        <w:rPr>
          <w:rFonts w:ascii="Arial" w:hAnsi="Arial" w:cs="Arial"/>
          <w:color w:val="333333"/>
          <w:sz w:val="24"/>
          <w:szCs w:val="24"/>
          <w:shd w:val="clear" w:color="auto" w:fill="FFFFFF"/>
        </w:rPr>
        <w:t xml:space="preserve"> Estos motores, en conjunto con cuatro ruedas de plástico cubiertas con una goma cada una, son los que permiten darle la movilidad al SAR.</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ind w:left="3119"/>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4080" behindDoc="0" locked="0" layoutInCell="1" allowOverlap="1" wp14:anchorId="3C93D5B4" wp14:editId="0E7A3D39">
                <wp:simplePos x="0" y="0"/>
                <wp:positionH relativeFrom="column">
                  <wp:posOffset>4101465</wp:posOffset>
                </wp:positionH>
                <wp:positionV relativeFrom="paragraph">
                  <wp:posOffset>10795</wp:posOffset>
                </wp:positionV>
                <wp:extent cx="1295400" cy="635"/>
                <wp:effectExtent l="0" t="0" r="0" b="0"/>
                <wp:wrapSquare wrapText="bothSides"/>
                <wp:docPr id="287" name="Cuadro de texto 287"/>
                <wp:cNvGraphicFramePr/>
                <a:graphic xmlns:a="http://schemas.openxmlformats.org/drawingml/2006/main">
                  <a:graphicData uri="http://schemas.microsoft.com/office/word/2010/wordprocessingShape">
                    <wps:wsp>
                      <wps:cNvSpPr txBox="1"/>
                      <wps:spPr>
                        <a:xfrm>
                          <a:off x="0" y="0"/>
                          <a:ext cx="1295400" cy="635"/>
                        </a:xfrm>
                        <a:prstGeom prst="rect">
                          <a:avLst/>
                        </a:prstGeom>
                        <a:solidFill>
                          <a:prstClr val="white"/>
                        </a:solidFill>
                        <a:ln>
                          <a:noFill/>
                        </a:ln>
                      </wps:spPr>
                      <wps:txbx>
                        <w:txbxContent>
                          <w:p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57" w:name="_Toc504154005"/>
                            <w:r>
                              <w:t xml:space="preserve">Ilustración </w:t>
                            </w:r>
                            <w:r w:rsidR="00414E7E">
                              <w:fldChar w:fldCharType="begin"/>
                            </w:r>
                            <w:r w:rsidR="00414E7E">
                              <w:instrText xml:space="preserve"> SEQ Ilustración \* ARABIC </w:instrText>
                            </w:r>
                            <w:r w:rsidR="00414E7E">
                              <w:fldChar w:fldCharType="separate"/>
                            </w:r>
                            <w:r>
                              <w:rPr>
                                <w:noProof/>
                              </w:rPr>
                              <w:t>51</w:t>
                            </w:r>
                            <w:r w:rsidR="00414E7E">
                              <w:rPr>
                                <w:noProof/>
                              </w:rPr>
                              <w:fldChar w:fldCharType="end"/>
                            </w:r>
                            <w:r>
                              <w:t xml:space="preserve"> - </w:t>
                            </w:r>
                            <w:r w:rsidRPr="001D4E00">
                              <w:t>Motores CC</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93D5B4" id="Cuadro de texto 287" o:spid="_x0000_s1029" type="#_x0000_t202" style="position:absolute;left:0;text-align:left;margin-left:322.95pt;margin-top:.85pt;width:102pt;height:.0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" stroked="f">
                <v:textbox style="mso-fit-shape-to-text:t" inset="0,0,0,0">
                  <w:txbxContent>
                    <w:p w:rsidR="007E6AF4" w:rsidRPr="005B6AB6" w:rsidRDefault="007E6AF4" w:rsidP="007E6AF4">
                      <w:pPr>
                        <w:pStyle w:val="Descripcin"/>
                        <w:rPr>
                          <w:rFonts w:ascii="Arial" w:eastAsia="Calibri" w:hAnsi="Arial" w:cs="Arial"/>
                          <w:noProof/>
                          <w:color w:val="000000"/>
                          <w:sz w:val="24"/>
                          <w:szCs w:val="24"/>
                          <w:lang w:val="es-ES_tradnl" w:eastAsia="es-ES_tradnl"/>
                        </w:rPr>
                      </w:pPr>
                      <w:bookmarkStart w:id="58" w:name="_Toc504154005"/>
                      <w:r>
                        <w:t xml:space="preserve">Ilustración </w:t>
                      </w:r>
                      <w:r w:rsidR="00414E7E">
                        <w:fldChar w:fldCharType="begin"/>
                      </w:r>
                      <w:r w:rsidR="00414E7E">
                        <w:instrText xml:space="preserve"> SEQ Ilustración \* ARABIC </w:instrText>
                      </w:r>
                      <w:r w:rsidR="00414E7E">
                        <w:fldChar w:fldCharType="separate"/>
                      </w:r>
                      <w:r>
                        <w:rPr>
                          <w:noProof/>
                        </w:rPr>
                        <w:t>51</w:t>
                      </w:r>
                      <w:r w:rsidR="00414E7E">
                        <w:rPr>
                          <w:noProof/>
                        </w:rPr>
                        <w:fldChar w:fldCharType="end"/>
                      </w:r>
                      <w:r>
                        <w:t xml:space="preserve"> - </w:t>
                      </w:r>
                      <w:r w:rsidRPr="001D4E00">
                        <w:t>Motores CC</w:t>
                      </w:r>
                      <w:bookmarkEnd w:id="58"/>
                    </w:p>
                  </w:txbxContent>
                </v:textbox>
                <w10:wrap type="square"/>
              </v:shape>
            </w:pict>
          </mc:Fallback>
        </mc:AlternateContent>
      </w:r>
    </w:p>
    <w:p w:rsidR="007E6AF4" w:rsidRDefault="007E6AF4" w:rsidP="007E6AF4">
      <w:pPr>
        <w:ind w:left="3119"/>
        <w:rPr>
          <w:rFonts w:ascii="Arial" w:hAnsi="Arial" w:cs="Arial"/>
          <w:b/>
          <w:color w:val="333333"/>
          <w:sz w:val="24"/>
          <w:szCs w:val="24"/>
          <w:shd w:val="clear" w:color="auto" w:fill="FFFFFF"/>
        </w:rPr>
      </w:pPr>
    </w:p>
    <w:p w:rsidR="007E6AF4" w:rsidRPr="00F923C8" w:rsidRDefault="007E6AF4" w:rsidP="007E6AF4">
      <w:pPr>
        <w:ind w:left="3119"/>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7936" behindDoc="0" locked="0" layoutInCell="1" allowOverlap="1" wp14:anchorId="028B7D97" wp14:editId="3C5DC114">
                <wp:simplePos x="0" y="0"/>
                <wp:positionH relativeFrom="column">
                  <wp:posOffset>0</wp:posOffset>
                </wp:positionH>
                <wp:positionV relativeFrom="paragraph">
                  <wp:posOffset>1163955</wp:posOffset>
                </wp:positionV>
                <wp:extent cx="1852295" cy="635"/>
                <wp:effectExtent l="0" t="0" r="0" b="0"/>
                <wp:wrapSquare wrapText="bothSides"/>
                <wp:docPr id="288" name="Cuadro de texto 288"/>
                <wp:cNvGraphicFramePr/>
                <a:graphic xmlns:a="http://schemas.openxmlformats.org/drawingml/2006/main">
                  <a:graphicData uri="http://schemas.microsoft.com/office/word/2010/wordprocessingShape">
                    <wps:wsp>
                      <wps:cNvSpPr txBox="1"/>
                      <wps:spPr>
                        <a:xfrm>
                          <a:off x="0" y="0"/>
                          <a:ext cx="1852295" cy="635"/>
                        </a:xfrm>
                        <a:prstGeom prst="rect">
                          <a:avLst/>
                        </a:prstGeom>
                        <a:solidFill>
                          <a:prstClr val="white"/>
                        </a:solidFill>
                        <a:ln>
                          <a:noFill/>
                        </a:ln>
                      </wps:spPr>
                      <wps:txbx>
                        <w:txbxContent>
                          <w:p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59" w:name="_Toc504154006"/>
                            <w:r>
                              <w:t xml:space="preserve">Ilustración </w:t>
                            </w:r>
                            <w:r w:rsidR="00414E7E">
                              <w:fldChar w:fldCharType="begin"/>
                            </w:r>
                            <w:r w:rsidR="00414E7E">
                              <w:instrText xml:space="preserve"> SEQ Ilustración \* ARABIC </w:instrText>
                            </w:r>
                            <w:r w:rsidR="00414E7E">
                              <w:fldChar w:fldCharType="separate"/>
                            </w:r>
                            <w:r>
                              <w:rPr>
                                <w:noProof/>
                              </w:rPr>
                              <w:t>52</w:t>
                            </w:r>
                            <w:r w:rsidR="00414E7E">
                              <w:rPr>
                                <w:noProof/>
                              </w:rPr>
                              <w:fldChar w:fldCharType="end"/>
                            </w:r>
                            <w:r>
                              <w:t xml:space="preserve"> </w:t>
                            </w:r>
                            <w:r w:rsidRPr="00A85274">
                              <w:t>- Sensor de ultrasonido</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8B7D97" id="Cuadro de texto 288" o:spid="_x0000_s1030" type="#_x0000_t202" style="position:absolute;left:0;text-align:left;margin-left:0;margin-top:91.65pt;width:145.8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" stroked="f">
                <v:textbox style="mso-fit-shape-to-text:t" inset="0,0,0,0">
                  <w:txbxContent>
                    <w:p w:rsidR="007E6AF4" w:rsidRPr="00642A26" w:rsidRDefault="007E6AF4" w:rsidP="007E6AF4">
                      <w:pPr>
                        <w:pStyle w:val="Descripcin"/>
                        <w:rPr>
                          <w:rFonts w:ascii="Arial" w:eastAsia="Calibri" w:hAnsi="Arial" w:cs="Arial"/>
                          <w:noProof/>
                          <w:color w:val="000000"/>
                          <w:sz w:val="24"/>
                          <w:szCs w:val="24"/>
                          <w:lang w:val="es-ES_tradnl" w:eastAsia="es-ES_tradnl"/>
                        </w:rPr>
                      </w:pPr>
                      <w:bookmarkStart w:id="60" w:name="_Toc504154006"/>
                      <w:r>
                        <w:t xml:space="preserve">Ilustración </w:t>
                      </w:r>
                      <w:r w:rsidR="00414E7E">
                        <w:fldChar w:fldCharType="begin"/>
                      </w:r>
                      <w:r w:rsidR="00414E7E">
                        <w:instrText xml:space="preserve"> SEQ Ilustración \* ARABIC </w:instrText>
                      </w:r>
                      <w:r w:rsidR="00414E7E">
                        <w:fldChar w:fldCharType="separate"/>
                      </w:r>
                      <w:r>
                        <w:rPr>
                          <w:noProof/>
                        </w:rPr>
                        <w:t>52</w:t>
                      </w:r>
                      <w:r w:rsidR="00414E7E">
                        <w:rPr>
                          <w:noProof/>
                        </w:rPr>
                        <w:fldChar w:fldCharType="end"/>
                      </w:r>
                      <w:r>
                        <w:t xml:space="preserve"> </w:t>
                      </w:r>
                      <w:r w:rsidRPr="00A85274">
                        <w:t>- Sensor de ultrasonido</w:t>
                      </w:r>
                      <w:bookmarkEnd w:id="60"/>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2336" behindDoc="0" locked="0" layoutInCell="1" allowOverlap="1" wp14:anchorId="73C4F115" wp14:editId="6561BB25">
            <wp:simplePos x="0" y="0"/>
            <wp:positionH relativeFrom="margin">
              <wp:align>left</wp:align>
            </wp:positionH>
            <wp:positionV relativeFrom="paragraph">
              <wp:posOffset>11430</wp:posOffset>
            </wp:positionV>
            <wp:extent cx="1852295" cy="1095375"/>
            <wp:effectExtent l="0" t="0" r="0" b="9525"/>
            <wp:wrapSquare wrapText="bothSides"/>
            <wp:docPr id="208" name="Imagen 208" descr="http://tecnopatafisica.com/images/robotica/sensorultrasonico/HCSR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ecnopatafisica.com/images/robotica/sensorultrasonico/HCSR0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852295" cy="1095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Tres sensores ultrasónicos HC-SR04</w:t>
      </w:r>
      <w:r w:rsidRPr="00F923C8">
        <w:rPr>
          <w:rFonts w:ascii="Arial" w:hAnsi="Arial" w:cs="Arial"/>
          <w:color w:val="333333"/>
          <w:sz w:val="24"/>
          <w:szCs w:val="24"/>
          <w:shd w:val="clear" w:color="auto" w:fill="FFFFFF"/>
        </w:rPr>
        <w:t>: Los sensores ultrasónicos, se utilizan para determinar la presencia de algún objeto a una distancia menor a 20 centímetros, tanto al frente del SAR como en sus laterales. Al identificar un objeto a una distancia menor a la mencionada, se bloquea el avance del robot en la dirección en donde se encuentre dicho objeto.</w:t>
      </w:r>
    </w:p>
    <w:p w:rsidR="007E6AF4" w:rsidRPr="00F923C8"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8960" behindDoc="0" locked="0" layoutInCell="1" allowOverlap="1" wp14:anchorId="715578D8" wp14:editId="7709E0B7">
                <wp:simplePos x="0" y="0"/>
                <wp:positionH relativeFrom="column">
                  <wp:posOffset>4120515</wp:posOffset>
                </wp:positionH>
                <wp:positionV relativeFrom="paragraph">
                  <wp:posOffset>970915</wp:posOffset>
                </wp:positionV>
                <wp:extent cx="1276350" cy="635"/>
                <wp:effectExtent l="0" t="0" r="0" b="0"/>
                <wp:wrapSquare wrapText="bothSides"/>
                <wp:docPr id="289" name="Cuadro de texto 289"/>
                <wp:cNvGraphicFramePr/>
                <a:graphic xmlns:a="http://schemas.openxmlformats.org/drawingml/2006/main">
                  <a:graphicData uri="http://schemas.microsoft.com/office/word/2010/wordprocessingShape">
                    <wps:wsp>
                      <wps:cNvSpPr txBox="1"/>
                      <wps:spPr>
                        <a:xfrm>
                          <a:off x="0" y="0"/>
                          <a:ext cx="1276350" cy="635"/>
                        </a:xfrm>
                        <a:prstGeom prst="rect">
                          <a:avLst/>
                        </a:prstGeom>
                        <a:solidFill>
                          <a:prstClr val="white"/>
                        </a:solidFill>
                        <a:ln>
                          <a:noFill/>
                        </a:ln>
                      </wps:spPr>
                      <wps:txbx>
                        <w:txbxContent>
                          <w:p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61" w:name="_Toc504154007"/>
                            <w:r>
                              <w:t xml:space="preserve">Ilustración </w:t>
                            </w:r>
                            <w:r w:rsidR="00414E7E">
                              <w:fldChar w:fldCharType="begin"/>
                            </w:r>
                            <w:r w:rsidR="00414E7E">
                              <w:instrText xml:space="preserve"> SEQ Ilustración \* ARABIC </w:instrText>
                            </w:r>
                            <w:r w:rsidR="00414E7E">
                              <w:fldChar w:fldCharType="separate"/>
                            </w:r>
                            <w:r>
                              <w:rPr>
                                <w:noProof/>
                              </w:rPr>
                              <w:t>53</w:t>
                            </w:r>
                            <w:r w:rsidR="00414E7E">
                              <w:rPr>
                                <w:noProof/>
                              </w:rPr>
                              <w:fldChar w:fldCharType="end"/>
                            </w:r>
                            <w:r>
                              <w:t xml:space="preserve"> - Porta pilas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578D8" id="Cuadro de texto 289" o:spid="_x0000_s1031" type="#_x0000_t202" style="position:absolute;left:0;text-align:left;margin-left:324.45pt;margin-top:76.45pt;width:100.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" stroked="f">
                <v:textbox style="mso-fit-shape-to-text:t" inset="0,0,0,0">
                  <w:txbxContent>
                    <w:p w:rsidR="007E6AF4" w:rsidRPr="00A95EA2" w:rsidRDefault="007E6AF4" w:rsidP="007E6AF4">
                      <w:pPr>
                        <w:pStyle w:val="Descripcin"/>
                        <w:rPr>
                          <w:rFonts w:ascii="Arial" w:eastAsia="Calibri" w:hAnsi="Arial" w:cs="Arial"/>
                          <w:noProof/>
                          <w:color w:val="000000"/>
                          <w:sz w:val="24"/>
                          <w:szCs w:val="24"/>
                          <w:lang w:val="es-ES_tradnl" w:eastAsia="es-ES_tradnl"/>
                        </w:rPr>
                      </w:pPr>
                      <w:bookmarkStart w:id="62" w:name="_Toc504154007"/>
                      <w:r>
                        <w:t xml:space="preserve">Ilustración </w:t>
                      </w:r>
                      <w:r w:rsidR="00414E7E">
                        <w:fldChar w:fldCharType="begin"/>
                      </w:r>
                      <w:r w:rsidR="00414E7E">
                        <w:instrText xml:space="preserve"> SEQ Ilustración \* ARABIC </w:instrText>
                      </w:r>
                      <w:r w:rsidR="00414E7E">
                        <w:fldChar w:fldCharType="separate"/>
                      </w:r>
                      <w:r>
                        <w:rPr>
                          <w:noProof/>
                        </w:rPr>
                        <w:t>53</w:t>
                      </w:r>
                      <w:r w:rsidR="00414E7E">
                        <w:rPr>
                          <w:noProof/>
                        </w:rPr>
                        <w:fldChar w:fldCharType="end"/>
                      </w:r>
                      <w:r>
                        <w:t xml:space="preserve"> - Porta pilas</w:t>
                      </w:r>
                      <w:bookmarkEnd w:id="62"/>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3360" behindDoc="0" locked="0" layoutInCell="1" allowOverlap="1" wp14:anchorId="50FEBC33" wp14:editId="5786C3C6">
            <wp:simplePos x="0" y="0"/>
            <wp:positionH relativeFrom="margin">
              <wp:posOffset>4120515</wp:posOffset>
            </wp:positionH>
            <wp:positionV relativeFrom="paragraph">
              <wp:posOffset>8890</wp:posOffset>
            </wp:positionV>
            <wp:extent cx="1276350" cy="904875"/>
            <wp:effectExtent l="0" t="0" r="0" b="9525"/>
            <wp:wrapSquare wrapText="bothSides"/>
            <wp:docPr id="209" name="Imagen 209" descr="Resultado de imagen para portapilas aa x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sultado de imagen para portapilas aa x 4"/>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500" t="21971" r="11029" b="23785"/>
                    <a:stretch/>
                  </pic:blipFill>
                  <pic:spPr bwMode="auto">
                    <a:xfrm>
                      <a:off x="0" y="0"/>
                      <a:ext cx="1276350" cy="904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portas pilas AA x4 con sus respectivas pilas recargables: </w:t>
      </w:r>
      <w:r w:rsidRPr="00F923C8">
        <w:rPr>
          <w:rFonts w:ascii="Arial" w:hAnsi="Arial" w:cs="Arial"/>
          <w:color w:val="333333"/>
          <w:sz w:val="24"/>
          <w:szCs w:val="24"/>
          <w:shd w:val="clear" w:color="auto" w:fill="FFFFFF"/>
        </w:rPr>
        <w:t>Utilizados para alimentar de corriente eléctrica a los 4 motores.</w:t>
      </w: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1552" behindDoc="0" locked="0" layoutInCell="1" allowOverlap="1" wp14:anchorId="68115533" wp14:editId="7BFE704C">
            <wp:simplePos x="0" y="0"/>
            <wp:positionH relativeFrom="margin">
              <wp:posOffset>-109867</wp:posOffset>
            </wp:positionH>
            <wp:positionV relativeFrom="paragraph">
              <wp:posOffset>-695</wp:posOffset>
            </wp:positionV>
            <wp:extent cx="1162050" cy="1038225"/>
            <wp:effectExtent l="0" t="0" r="0" b="9525"/>
            <wp:wrapSquare wrapText="bothSides"/>
            <wp:docPr id="210" name="Imagen 210" descr="Resultado de imagen para puente h l298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sultado de imagen para puente h l298n"/>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256" r="7798"/>
                    <a:stretch/>
                  </pic:blipFill>
                  <pic:spPr bwMode="auto">
                    <a:xfrm>
                      <a:off x="0" y="0"/>
                      <a:ext cx="1162050" cy="1038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Dos puentes H L298N: </w:t>
      </w:r>
      <w:r w:rsidRPr="00F923C8">
        <w:rPr>
          <w:rFonts w:ascii="Arial" w:hAnsi="Arial" w:cs="Arial"/>
          <w:color w:val="333333"/>
          <w:sz w:val="24"/>
          <w:szCs w:val="24"/>
          <w:shd w:val="clear" w:color="auto" w:fill="FFFFFF"/>
        </w:rPr>
        <w:t>Son los intermediarios entre el Arduino Mega y los motores, cada uno de ellos se encarga de la manipulación de dos motores.</w:t>
      </w: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AE691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81792" behindDoc="0" locked="0" layoutInCell="1" allowOverlap="1" wp14:anchorId="6B270D97" wp14:editId="11E91C02">
                <wp:simplePos x="0" y="0"/>
                <wp:positionH relativeFrom="column">
                  <wp:posOffset>-278030</wp:posOffset>
                </wp:positionH>
                <wp:positionV relativeFrom="paragraph">
                  <wp:posOffset>72691</wp:posOffset>
                </wp:positionV>
                <wp:extent cx="1619250" cy="635"/>
                <wp:effectExtent l="0" t="0" r="0" b="0"/>
                <wp:wrapSquare wrapText="bothSides"/>
                <wp:docPr id="290" name="Cuadro de texto 290"/>
                <wp:cNvGraphicFramePr/>
                <a:graphic xmlns:a="http://schemas.openxmlformats.org/drawingml/2006/main">
                  <a:graphicData uri="http://schemas.microsoft.com/office/word/2010/wordprocessingShape">
                    <wps:wsp>
                      <wps:cNvSpPr txBox="1"/>
                      <wps:spPr>
                        <a:xfrm>
                          <a:off x="0" y="0"/>
                          <a:ext cx="1619250" cy="635"/>
                        </a:xfrm>
                        <a:prstGeom prst="rect">
                          <a:avLst/>
                        </a:prstGeom>
                        <a:solidFill>
                          <a:prstClr val="white"/>
                        </a:solidFill>
                        <a:ln>
                          <a:noFill/>
                        </a:ln>
                      </wps:spPr>
                      <wps:txbx>
                        <w:txbxContent>
                          <w:p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63" w:name="_Toc504154008"/>
                            <w:r>
                              <w:t xml:space="preserve">Ilustración </w:t>
                            </w:r>
                            <w:r w:rsidR="00414E7E">
                              <w:fldChar w:fldCharType="begin"/>
                            </w:r>
                            <w:r w:rsidR="00414E7E">
                              <w:instrText xml:space="preserve"> SEQ Ilustración \* ARABIC </w:instrText>
                            </w:r>
                            <w:r w:rsidR="00414E7E">
                              <w:fldChar w:fldCharType="separate"/>
                            </w:r>
                            <w:r>
                              <w:rPr>
                                <w:noProof/>
                              </w:rPr>
                              <w:t>54</w:t>
                            </w:r>
                            <w:r w:rsidR="00414E7E">
                              <w:rPr>
                                <w:noProof/>
                              </w:rPr>
                              <w:fldChar w:fldCharType="end"/>
                            </w:r>
                            <w:r>
                              <w:t xml:space="preserve"> - </w:t>
                            </w:r>
                            <w:r w:rsidRPr="003567C5">
                              <w:t>Módulo Puente H</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270D97" id="Cuadro de texto 290" o:spid="_x0000_s1032" type="#_x0000_t202" style="position:absolute;left:0;text-align:left;margin-left:-21.9pt;margin-top:5.7pt;width:127.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" stroked="f">
                <v:textbox style="mso-fit-shape-to-text:t" inset="0,0,0,0">
                  <w:txbxContent>
                    <w:p w:rsidR="007E6AF4" w:rsidRPr="007E05D6" w:rsidRDefault="007E6AF4" w:rsidP="007E6AF4">
                      <w:pPr>
                        <w:pStyle w:val="Descripcin"/>
                        <w:rPr>
                          <w:rFonts w:ascii="Arial" w:eastAsia="Calibri" w:hAnsi="Arial" w:cs="Arial"/>
                          <w:noProof/>
                          <w:color w:val="000000"/>
                          <w:sz w:val="24"/>
                          <w:szCs w:val="24"/>
                          <w:lang w:val="es-ES_tradnl" w:eastAsia="es-ES_tradnl"/>
                        </w:rPr>
                      </w:pPr>
                      <w:bookmarkStart w:id="64" w:name="_Toc504154008"/>
                      <w:r>
                        <w:t xml:space="preserve">Ilustración </w:t>
                      </w:r>
                      <w:r w:rsidR="00414E7E">
                        <w:fldChar w:fldCharType="begin"/>
                      </w:r>
                      <w:r w:rsidR="00414E7E">
                        <w:instrText xml:space="preserve"> SEQ Ilustración \* ARABIC </w:instrText>
                      </w:r>
                      <w:r w:rsidR="00414E7E">
                        <w:fldChar w:fldCharType="separate"/>
                      </w:r>
                      <w:r>
                        <w:rPr>
                          <w:noProof/>
                        </w:rPr>
                        <w:t>54</w:t>
                      </w:r>
                      <w:r w:rsidR="00414E7E">
                        <w:rPr>
                          <w:noProof/>
                        </w:rPr>
                        <w:fldChar w:fldCharType="end"/>
                      </w:r>
                      <w:r>
                        <w:t xml:space="preserve"> - </w:t>
                      </w:r>
                      <w:r w:rsidRPr="003567C5">
                        <w:t>Módulo Puente H</w:t>
                      </w:r>
                      <w:bookmarkEnd w:id="64"/>
                    </w:p>
                  </w:txbxContent>
                </v:textbox>
                <w10:wrap type="square"/>
              </v:shape>
            </w:pict>
          </mc:Fallback>
        </mc:AlternateContent>
      </w:r>
    </w:p>
    <w:p w:rsidR="007E6AF4" w:rsidRDefault="007E6AF4" w:rsidP="007E6AF4">
      <w:pPr>
        <w:rPr>
          <w:rFonts w:ascii="Arial" w:hAnsi="Arial" w:cs="Arial"/>
          <w:b/>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2576" behindDoc="0" locked="0" layoutInCell="1" allowOverlap="1" wp14:anchorId="687F5656" wp14:editId="781FFDB3">
            <wp:simplePos x="0" y="0"/>
            <wp:positionH relativeFrom="margin">
              <wp:posOffset>4069116</wp:posOffset>
            </wp:positionH>
            <wp:positionV relativeFrom="paragraph">
              <wp:posOffset>58803</wp:posOffset>
            </wp:positionV>
            <wp:extent cx="1181100" cy="990600"/>
            <wp:effectExtent l="0" t="0" r="0" b="0"/>
            <wp:wrapSquare wrapText="bothSides"/>
            <wp:docPr id="211" name="Imagen 211" descr="Resultado de imagen para mini proto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sultado de imagen para mini protoboar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4033" b="12096"/>
                    <a:stretch/>
                  </pic:blipFill>
                  <pic:spPr bwMode="auto">
                    <a:xfrm>
                      <a:off x="0" y="0"/>
                      <a:ext cx="1181100" cy="990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Una mini Protoboard:</w:t>
      </w:r>
      <w:r w:rsidRPr="00F923C8">
        <w:rPr>
          <w:rFonts w:ascii="Arial" w:hAnsi="Arial" w:cs="Arial"/>
          <w:color w:val="333333"/>
          <w:sz w:val="24"/>
          <w:szCs w:val="24"/>
          <w:shd w:val="clear" w:color="auto" w:fill="FFFFFF"/>
        </w:rPr>
        <w:t xml:space="preserve"> </w:t>
      </w:r>
      <w:del w:id="65" w:author="Nahuel Defossé" w:date="2018-03-15T18:15:00Z">
        <w:r w:rsidRPr="00F923C8" w:rsidDel="0014586F">
          <w:rPr>
            <w:rFonts w:ascii="Arial" w:hAnsi="Arial" w:cs="Arial"/>
            <w:color w:val="333333"/>
            <w:sz w:val="24"/>
            <w:szCs w:val="24"/>
            <w:shd w:val="clear" w:color="auto" w:fill="FFFFFF"/>
          </w:rPr>
          <w:delText xml:space="preserve">Utilizada </w:delText>
        </w:r>
      </w:del>
      <w:ins w:id="66" w:author="Nahuel Defossé" w:date="2018-03-15T18:15:00Z">
        <w:r w:rsidR="0014586F">
          <w:rPr>
            <w:rFonts w:ascii="Arial" w:hAnsi="Arial" w:cs="Arial"/>
            <w:color w:val="333333"/>
            <w:sz w:val="24"/>
            <w:szCs w:val="24"/>
            <w:shd w:val="clear" w:color="auto" w:fill="FFFFFF"/>
          </w:rPr>
          <w:t>Agregada</w:t>
        </w:r>
        <w:r w:rsidR="0014586F"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como extensión de pines,</w:t>
      </w:r>
      <w:del w:id="67" w:author="Nahuel Defossé" w:date="2018-03-15T18:15:00Z">
        <w:r w:rsidRPr="00F923C8" w:rsidDel="0014586F">
          <w:rPr>
            <w:rFonts w:ascii="Arial" w:hAnsi="Arial" w:cs="Arial"/>
            <w:color w:val="333333"/>
            <w:sz w:val="24"/>
            <w:szCs w:val="24"/>
            <w:shd w:val="clear" w:color="auto" w:fill="FFFFFF"/>
          </w:rPr>
          <w:delText xml:space="preserve"> más que nada para los </w:delText>
        </w:r>
      </w:del>
      <w:ins w:id="68" w:author="Nahuel Defossé" w:date="2018-03-15T18:15:00Z">
        <w:r w:rsidR="0014586F">
          <w:rPr>
            <w:rFonts w:ascii="Arial" w:hAnsi="Arial" w:cs="Arial"/>
            <w:color w:val="333333"/>
            <w:sz w:val="24"/>
            <w:szCs w:val="24"/>
            <w:shd w:val="clear" w:color="auto" w:fill="FFFFFF"/>
          </w:rPr>
          <w:t xml:space="preserve"> dónde se conectan </w:t>
        </w:r>
      </w:ins>
      <w:r w:rsidRPr="00F923C8">
        <w:rPr>
          <w:rFonts w:ascii="Arial" w:hAnsi="Arial" w:cs="Arial"/>
          <w:color w:val="333333"/>
          <w:sz w:val="24"/>
          <w:szCs w:val="24"/>
          <w:shd w:val="clear" w:color="auto" w:fill="FFFFFF"/>
        </w:rPr>
        <w:t>pines GND y 5v de la placa Arduino Mega.</w:t>
      </w:r>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5104" behindDoc="0" locked="0" layoutInCell="1" allowOverlap="1" wp14:anchorId="7E54C1C5" wp14:editId="149AAB9D">
                <wp:simplePos x="0" y="0"/>
                <wp:positionH relativeFrom="column">
                  <wp:posOffset>3818591</wp:posOffset>
                </wp:positionH>
                <wp:positionV relativeFrom="paragraph">
                  <wp:posOffset>138287</wp:posOffset>
                </wp:positionV>
                <wp:extent cx="1571625" cy="635"/>
                <wp:effectExtent l="0" t="0" r="9525" b="0"/>
                <wp:wrapSquare wrapText="bothSides"/>
                <wp:docPr id="291" name="Cuadro de texto 291"/>
                <wp:cNvGraphicFramePr/>
                <a:graphic xmlns:a="http://schemas.openxmlformats.org/drawingml/2006/main">
                  <a:graphicData uri="http://schemas.microsoft.com/office/word/2010/wordprocessingShape">
                    <wps:wsp>
                      <wps:cNvSpPr txBox="1"/>
                      <wps:spPr>
                        <a:xfrm>
                          <a:off x="0" y="0"/>
                          <a:ext cx="1571625" cy="635"/>
                        </a:xfrm>
                        <a:prstGeom prst="rect">
                          <a:avLst/>
                        </a:prstGeom>
                        <a:solidFill>
                          <a:prstClr val="white"/>
                        </a:solidFill>
                        <a:ln>
                          <a:noFill/>
                        </a:ln>
                      </wps:spPr>
                      <wps:txbx>
                        <w:txbxContent>
                          <w:p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69" w:name="_Toc504154009"/>
                            <w:r>
                              <w:t xml:space="preserve">Ilustración </w:t>
                            </w:r>
                            <w:r w:rsidR="00414E7E">
                              <w:fldChar w:fldCharType="begin"/>
                            </w:r>
                            <w:r w:rsidR="00414E7E">
                              <w:instrText xml:space="preserve"> SEQ Ilustración \* ARABIC </w:instrText>
                            </w:r>
                            <w:r w:rsidR="00414E7E">
                              <w:fldChar w:fldCharType="separate"/>
                            </w:r>
                            <w:r>
                              <w:rPr>
                                <w:noProof/>
                              </w:rPr>
                              <w:t>55</w:t>
                            </w:r>
                            <w:r w:rsidR="00414E7E">
                              <w:rPr>
                                <w:noProof/>
                              </w:rPr>
                              <w:fldChar w:fldCharType="end"/>
                            </w:r>
                            <w:r>
                              <w:t xml:space="preserve"> - </w:t>
                            </w:r>
                            <w:r w:rsidRPr="00FC4304">
                              <w:t>Mini-protoboard</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E54C1C5" id="Cuadro de texto 291" o:spid="_x0000_s1033" type="#_x0000_t202" style="position:absolute;left:0;text-align:left;margin-left:300.7pt;margin-top:10.9pt;width:123.75pt;height:.0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" stroked="f">
                <v:textbox style="mso-fit-shape-to-text:t" inset="0,0,0,0">
                  <w:txbxContent>
                    <w:p w:rsidR="007E6AF4" w:rsidRPr="00384503" w:rsidRDefault="007E6AF4" w:rsidP="007E6AF4">
                      <w:pPr>
                        <w:pStyle w:val="Descripcin"/>
                        <w:rPr>
                          <w:rFonts w:ascii="Arial" w:eastAsia="Calibri" w:hAnsi="Arial" w:cs="Arial"/>
                          <w:noProof/>
                          <w:color w:val="000000"/>
                          <w:sz w:val="24"/>
                          <w:szCs w:val="24"/>
                          <w:lang w:val="es-ES_tradnl" w:eastAsia="es-ES_tradnl"/>
                        </w:rPr>
                      </w:pPr>
                      <w:bookmarkStart w:id="70" w:name="_Toc504154009"/>
                      <w:r>
                        <w:t xml:space="preserve">Ilustración </w:t>
                      </w:r>
                      <w:r w:rsidR="00414E7E">
                        <w:fldChar w:fldCharType="begin"/>
                      </w:r>
                      <w:r w:rsidR="00414E7E">
                        <w:instrText xml:space="preserve"> SEQ Ilustración \* ARABIC </w:instrText>
                      </w:r>
                      <w:r w:rsidR="00414E7E">
                        <w:fldChar w:fldCharType="separate"/>
                      </w:r>
                      <w:r>
                        <w:rPr>
                          <w:noProof/>
                        </w:rPr>
                        <w:t>55</w:t>
                      </w:r>
                      <w:r w:rsidR="00414E7E">
                        <w:rPr>
                          <w:noProof/>
                        </w:rPr>
                        <w:fldChar w:fldCharType="end"/>
                      </w:r>
                      <w:r>
                        <w:t xml:space="preserve"> - </w:t>
                      </w:r>
                      <w:r w:rsidRPr="00FC4304">
                        <w:t>Mini-protoboard</w:t>
                      </w:r>
                      <w:bookmarkEnd w:id="70"/>
                    </w:p>
                  </w:txbxContent>
                </v:textbox>
                <w10:wrap type="square"/>
              </v:shape>
            </w:pict>
          </mc:Fallback>
        </mc:AlternateContent>
      </w: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64384" behindDoc="0" locked="0" layoutInCell="1" allowOverlap="1" wp14:anchorId="0CB6620E" wp14:editId="4BDC7985">
            <wp:simplePos x="0" y="0"/>
            <wp:positionH relativeFrom="margin">
              <wp:posOffset>-3810</wp:posOffset>
            </wp:positionH>
            <wp:positionV relativeFrom="paragraph">
              <wp:posOffset>10795</wp:posOffset>
            </wp:positionV>
            <wp:extent cx="933450" cy="552450"/>
            <wp:effectExtent l="0" t="0" r="0" b="0"/>
            <wp:wrapSquare wrapText="bothSides"/>
            <wp:docPr id="212" name="Imagen 212" descr="https://i.ebayimg.com/images/g/-GMAAOSw8cNUR3FF/s-l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ebayimg.com/images/g/-GMAAOSw8cNUR3FF/s-l300.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2448" b="18368"/>
                    <a:stretch/>
                  </pic:blipFill>
                  <pic:spPr bwMode="auto">
                    <a:xfrm>
                      <a:off x="0" y="0"/>
                      <a:ext cx="933450" cy="5524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sensor de temperatura DS18B20 montado sobre una placa KY-001: </w:t>
      </w:r>
      <w:r w:rsidRPr="00F923C8">
        <w:rPr>
          <w:rFonts w:ascii="Arial" w:hAnsi="Arial" w:cs="Arial"/>
          <w:color w:val="333333"/>
          <w:sz w:val="24"/>
          <w:szCs w:val="24"/>
          <w:shd w:val="clear" w:color="auto" w:fill="FFFFFF"/>
        </w:rPr>
        <w:t>Este módulo es el encargado de sensar la temperatura, se encuentra conectado al Arduino Nano.</w:t>
      </w: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7152" behindDoc="0" locked="0" layoutInCell="1" allowOverlap="1" wp14:anchorId="642EB343" wp14:editId="60791483">
                <wp:simplePos x="0" y="0"/>
                <wp:positionH relativeFrom="column">
                  <wp:posOffset>-638676</wp:posOffset>
                </wp:positionH>
                <wp:positionV relativeFrom="paragraph">
                  <wp:posOffset>94615</wp:posOffset>
                </wp:positionV>
                <wp:extent cx="1905000" cy="635"/>
                <wp:effectExtent l="0" t="0" r="0" b="0"/>
                <wp:wrapSquare wrapText="bothSides"/>
                <wp:docPr id="292" name="Cuadro de texto 292"/>
                <wp:cNvGraphicFramePr/>
                <a:graphic xmlns:a="http://schemas.openxmlformats.org/drawingml/2006/main">
                  <a:graphicData uri="http://schemas.microsoft.com/office/word/2010/wordprocessingShape">
                    <wps:wsp>
                      <wps:cNvSpPr txBox="1"/>
                      <wps:spPr>
                        <a:xfrm>
                          <a:off x="0" y="0"/>
                          <a:ext cx="1905000" cy="635"/>
                        </a:xfrm>
                        <a:prstGeom prst="rect">
                          <a:avLst/>
                        </a:prstGeom>
                        <a:solidFill>
                          <a:prstClr val="white"/>
                        </a:solidFill>
                        <a:ln>
                          <a:noFill/>
                        </a:ln>
                      </wps:spPr>
                      <wps:txbx>
                        <w:txbxContent>
                          <w:p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71" w:name="_Toc504154010"/>
                            <w:r>
                              <w:t xml:space="preserve">Ilustración </w:t>
                            </w:r>
                            <w:r w:rsidR="00414E7E">
                              <w:fldChar w:fldCharType="begin"/>
                            </w:r>
                            <w:r w:rsidR="00414E7E">
                              <w:instrText xml:space="preserve"> SEQ Ilustración \* ARABIC </w:instrText>
                            </w:r>
                            <w:r w:rsidR="00414E7E">
                              <w:fldChar w:fldCharType="separate"/>
                            </w:r>
                            <w:r>
                              <w:rPr>
                                <w:noProof/>
                              </w:rPr>
                              <w:t>56</w:t>
                            </w:r>
                            <w:r w:rsidR="00414E7E">
                              <w:rPr>
                                <w:noProof/>
                              </w:rPr>
                              <w:fldChar w:fldCharType="end"/>
                            </w:r>
                            <w:r>
                              <w:t xml:space="preserve"> - </w:t>
                            </w:r>
                            <w:r w:rsidRPr="00A008F7">
                              <w:t>Sensor de Temperatura</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42EB343" id="Cuadro de texto 292" o:spid="_x0000_s1034" type="#_x0000_t202" style="position:absolute;left:0;text-align:left;margin-left:-50.3pt;margin-top:7.45pt;width:150pt;height:.0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" stroked="f">
                <v:textbox style="mso-fit-shape-to-text:t" inset="0,0,0,0">
                  <w:txbxContent>
                    <w:p w:rsidR="007E6AF4" w:rsidRPr="0064451A" w:rsidRDefault="007E6AF4" w:rsidP="007E6AF4">
                      <w:pPr>
                        <w:pStyle w:val="Descripcin"/>
                        <w:rPr>
                          <w:rFonts w:ascii="Arial" w:eastAsia="Calibri" w:hAnsi="Arial" w:cs="Arial"/>
                          <w:noProof/>
                          <w:color w:val="000000"/>
                          <w:sz w:val="24"/>
                          <w:szCs w:val="24"/>
                          <w:lang w:val="es-ES_tradnl" w:eastAsia="es-ES_tradnl"/>
                        </w:rPr>
                      </w:pPr>
                      <w:bookmarkStart w:id="72" w:name="_Toc504154010"/>
                      <w:r>
                        <w:t xml:space="preserve">Ilustración </w:t>
                      </w:r>
                      <w:r w:rsidR="00414E7E">
                        <w:fldChar w:fldCharType="begin"/>
                      </w:r>
                      <w:r w:rsidR="00414E7E">
                        <w:instrText xml:space="preserve"> SEQ Ilustración \* ARABIC </w:instrText>
                      </w:r>
                      <w:r w:rsidR="00414E7E">
                        <w:fldChar w:fldCharType="separate"/>
                      </w:r>
                      <w:r>
                        <w:rPr>
                          <w:noProof/>
                        </w:rPr>
                        <w:t>56</w:t>
                      </w:r>
                      <w:r w:rsidR="00414E7E">
                        <w:rPr>
                          <w:noProof/>
                        </w:rPr>
                        <w:fldChar w:fldCharType="end"/>
                      </w:r>
                      <w:r>
                        <w:t xml:space="preserve"> - </w:t>
                      </w:r>
                      <w:r w:rsidRPr="00A008F7">
                        <w:t>Sensor de Temperatura</w:t>
                      </w:r>
                      <w:bookmarkEnd w:id="72"/>
                    </w:p>
                  </w:txbxContent>
                </v:textbox>
                <w10:wrap type="square"/>
              </v:shape>
            </w:pict>
          </mc:Fallback>
        </mc:AlternateContent>
      </w:r>
    </w:p>
    <w:p w:rsidR="007E6AF4" w:rsidRDefault="007E6AF4" w:rsidP="007E6AF4">
      <w:pPr>
        <w:rPr>
          <w:ins w:id="73" w:author="Nahuel Defossé" w:date="2018-03-15T18:14:00Z"/>
          <w:rFonts w:ascii="Arial" w:hAnsi="Arial" w:cs="Arial"/>
          <w:b/>
          <w:color w:val="333333"/>
          <w:sz w:val="24"/>
          <w:szCs w:val="24"/>
          <w:shd w:val="clear" w:color="auto" w:fill="FFFFFF"/>
        </w:rPr>
      </w:pPr>
    </w:p>
    <w:p w:rsidR="0014586F" w:rsidRDefault="0014586F"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9984" behindDoc="0" locked="0" layoutInCell="1" allowOverlap="1" wp14:anchorId="0CB6FFB7" wp14:editId="637CD2B0">
                <wp:simplePos x="0" y="0"/>
                <wp:positionH relativeFrom="column">
                  <wp:posOffset>4116705</wp:posOffset>
                </wp:positionH>
                <wp:positionV relativeFrom="paragraph">
                  <wp:posOffset>979170</wp:posOffset>
                </wp:positionV>
                <wp:extent cx="1275715" cy="635"/>
                <wp:effectExtent l="0" t="0" r="0" b="0"/>
                <wp:wrapSquare wrapText="bothSides"/>
                <wp:docPr id="293" name="Cuadro de texto 293"/>
                <wp:cNvGraphicFramePr/>
                <a:graphic xmlns:a="http://schemas.openxmlformats.org/drawingml/2006/main">
                  <a:graphicData uri="http://schemas.microsoft.com/office/word/2010/wordprocessingShape">
                    <wps:wsp>
                      <wps:cNvSpPr txBox="1"/>
                      <wps:spPr>
                        <a:xfrm>
                          <a:off x="0" y="0"/>
                          <a:ext cx="1275715" cy="635"/>
                        </a:xfrm>
                        <a:prstGeom prst="rect">
                          <a:avLst/>
                        </a:prstGeom>
                        <a:solidFill>
                          <a:prstClr val="white"/>
                        </a:solidFill>
                        <a:ln>
                          <a:noFill/>
                        </a:ln>
                      </wps:spPr>
                      <wps:txbx>
                        <w:txbxContent>
                          <w:p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74" w:name="_Toc504154011"/>
                            <w:r>
                              <w:t xml:space="preserve">Ilustración </w:t>
                            </w:r>
                            <w:r w:rsidR="00414E7E">
                              <w:fldChar w:fldCharType="begin"/>
                            </w:r>
                            <w:r w:rsidR="00414E7E">
                              <w:instrText xml:space="preserve"> SEQ Ilustración \* ARABIC </w:instrText>
                            </w:r>
                            <w:r w:rsidR="00414E7E">
                              <w:fldChar w:fldCharType="separate"/>
                            </w:r>
                            <w:r>
                              <w:rPr>
                                <w:noProof/>
                              </w:rPr>
                              <w:t>57</w:t>
                            </w:r>
                            <w:r w:rsidR="00414E7E">
                              <w:rPr>
                                <w:noProof/>
                              </w:rPr>
                              <w:fldChar w:fldCharType="end"/>
                            </w:r>
                            <w:r>
                              <w:t xml:space="preserve"> - </w:t>
                            </w:r>
                            <w:r w:rsidRPr="003F383E">
                              <w:t>MQ7 CO</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B6FFB7" id="Cuadro de texto 293" o:spid="_x0000_s1035" type="#_x0000_t202" style="position:absolute;left:0;text-align:left;margin-left:324.15pt;margin-top:77.1pt;width:100.4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" stroked="f">
                <v:textbox style="mso-fit-shape-to-text:t" inset="0,0,0,0">
                  <w:txbxContent>
                    <w:p w:rsidR="007E6AF4" w:rsidRPr="004E2792" w:rsidRDefault="007E6AF4" w:rsidP="007E6AF4">
                      <w:pPr>
                        <w:pStyle w:val="Descripcin"/>
                        <w:rPr>
                          <w:rFonts w:ascii="Arial" w:eastAsia="Calibri" w:hAnsi="Arial" w:cs="Arial"/>
                          <w:noProof/>
                          <w:color w:val="000000"/>
                          <w:sz w:val="24"/>
                          <w:szCs w:val="24"/>
                          <w:lang w:val="es-ES_tradnl" w:eastAsia="es-ES_tradnl"/>
                        </w:rPr>
                      </w:pPr>
                      <w:bookmarkStart w:id="75" w:name="_Toc504154011"/>
                      <w:r>
                        <w:t xml:space="preserve">Ilustración </w:t>
                      </w:r>
                      <w:r w:rsidR="00414E7E">
                        <w:fldChar w:fldCharType="begin"/>
                      </w:r>
                      <w:r w:rsidR="00414E7E">
                        <w:instrText xml:space="preserve"> SEQ Ilustración \* ARABIC </w:instrText>
                      </w:r>
                      <w:r w:rsidR="00414E7E">
                        <w:fldChar w:fldCharType="separate"/>
                      </w:r>
                      <w:r>
                        <w:rPr>
                          <w:noProof/>
                        </w:rPr>
                        <w:t>57</w:t>
                      </w:r>
                      <w:r w:rsidR="00414E7E">
                        <w:rPr>
                          <w:noProof/>
                        </w:rPr>
                        <w:fldChar w:fldCharType="end"/>
                      </w:r>
                      <w:r>
                        <w:t xml:space="preserve"> - </w:t>
                      </w:r>
                      <w:r w:rsidRPr="003F383E">
                        <w:t>MQ7 CO</w:t>
                      </w:r>
                      <w:bookmarkEnd w:id="75"/>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65408" behindDoc="0" locked="0" layoutInCell="1" allowOverlap="1" wp14:anchorId="46ABA784" wp14:editId="42465D47">
            <wp:simplePos x="0" y="0"/>
            <wp:positionH relativeFrom="margin">
              <wp:posOffset>4116705</wp:posOffset>
            </wp:positionH>
            <wp:positionV relativeFrom="paragraph">
              <wp:posOffset>7620</wp:posOffset>
            </wp:positionV>
            <wp:extent cx="1275715" cy="914400"/>
            <wp:effectExtent l="0" t="0" r="635" b="0"/>
            <wp:wrapSquare wrapText="bothSides"/>
            <wp:docPr id="213" name="Imagen 213" descr="Resultado de imagen para sensor de monoxido mq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Resultado de imagen para sensor de monoxido mq7"/>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1200" b="17123"/>
                    <a:stretch/>
                  </pic:blipFill>
                  <pic:spPr bwMode="auto">
                    <a:xfrm>
                      <a:off x="0" y="0"/>
                      <a:ext cx="1275715" cy="9144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Un sensor de monóxido de carbono MQ-7:</w:t>
      </w:r>
      <w:r w:rsidRPr="00F923C8">
        <w:rPr>
          <w:rFonts w:ascii="Arial" w:hAnsi="Arial" w:cs="Arial"/>
          <w:color w:val="333333"/>
          <w:sz w:val="24"/>
          <w:szCs w:val="24"/>
          <w:shd w:val="clear" w:color="auto" w:fill="FFFFFF"/>
        </w:rPr>
        <w:t xml:space="preserve"> El sensor de monóxido, conectado al Arduino Mega, detecta la ausencia o presencia de dicho gas.</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1008" behindDoc="0" locked="0" layoutInCell="1" allowOverlap="1" wp14:anchorId="20753CF8" wp14:editId="4CB0B735">
                <wp:simplePos x="0" y="0"/>
                <wp:positionH relativeFrom="column">
                  <wp:posOffset>3112135</wp:posOffset>
                </wp:positionH>
                <wp:positionV relativeFrom="paragraph">
                  <wp:posOffset>1312545</wp:posOffset>
                </wp:positionV>
                <wp:extent cx="2276475" cy="635"/>
                <wp:effectExtent l="0" t="0" r="0" b="0"/>
                <wp:wrapSquare wrapText="bothSides"/>
                <wp:docPr id="294" name="Cuadro de texto 294"/>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76" w:name="_Toc504154012"/>
                            <w:r>
                              <w:t xml:space="preserve">Ilustración </w:t>
                            </w:r>
                            <w:r w:rsidR="00414E7E">
                              <w:fldChar w:fldCharType="begin"/>
                            </w:r>
                            <w:r w:rsidR="00414E7E">
                              <w:instrText xml:space="preserve"> SEQ Ilustración \* ARABIC </w:instrText>
                            </w:r>
                            <w:r w:rsidR="00414E7E">
                              <w:fldChar w:fldCharType="separate"/>
                            </w:r>
                            <w:r>
                              <w:rPr>
                                <w:noProof/>
                              </w:rPr>
                              <w:t>58</w:t>
                            </w:r>
                            <w:r w:rsidR="00414E7E">
                              <w:rPr>
                                <w:noProof/>
                              </w:rPr>
                              <w:fldChar w:fldCharType="end"/>
                            </w:r>
                            <w:r>
                              <w:t xml:space="preserve"> - GPS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753CF8" id="Cuadro de texto 294" o:spid="_x0000_s1036" type="#_x0000_t202" style="position:absolute;left:0;text-align:left;margin-left:245.05pt;margin-top:103.35pt;width:179.2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" stroked="f">
                <v:textbox style="mso-fit-shape-to-text:t" inset="0,0,0,0">
                  <w:txbxContent>
                    <w:p w:rsidR="007E6AF4" w:rsidRPr="003B7F84" w:rsidRDefault="007E6AF4" w:rsidP="007E6AF4">
                      <w:pPr>
                        <w:pStyle w:val="Descripcin"/>
                        <w:jc w:val="center"/>
                        <w:rPr>
                          <w:rFonts w:ascii="Arial" w:eastAsia="Calibri" w:hAnsi="Arial" w:cs="Arial"/>
                          <w:noProof/>
                          <w:color w:val="000000"/>
                          <w:sz w:val="24"/>
                          <w:szCs w:val="24"/>
                          <w:lang w:val="es-ES_tradnl" w:eastAsia="es-ES_tradnl"/>
                        </w:rPr>
                      </w:pPr>
                      <w:bookmarkStart w:id="77" w:name="_Toc504154012"/>
                      <w:r>
                        <w:t xml:space="preserve">Ilustración </w:t>
                      </w:r>
                      <w:r w:rsidR="00414E7E">
                        <w:fldChar w:fldCharType="begin"/>
                      </w:r>
                      <w:r w:rsidR="00414E7E">
                        <w:instrText xml:space="preserve"> SEQ Ilustración \* ARABIC </w:instrText>
                      </w:r>
                      <w:r w:rsidR="00414E7E">
                        <w:fldChar w:fldCharType="separate"/>
                      </w:r>
                      <w:r>
                        <w:rPr>
                          <w:noProof/>
                        </w:rPr>
                        <w:t>58</w:t>
                      </w:r>
                      <w:r w:rsidR="00414E7E">
                        <w:rPr>
                          <w:noProof/>
                        </w:rPr>
                        <w:fldChar w:fldCharType="end"/>
                      </w:r>
                      <w:r>
                        <w:t xml:space="preserve"> - GPS</w:t>
                      </w:r>
                      <w:bookmarkEnd w:id="77"/>
                    </w:p>
                  </w:txbxContent>
                </v:textbox>
                <w10:wrap type="square"/>
              </v:shape>
            </w:pict>
          </mc:Fallback>
        </mc:AlternateContent>
      </w:r>
      <w:r w:rsidRPr="00F923C8">
        <w:rPr>
          <w:rFonts w:ascii="Arial" w:hAnsi="Arial" w:cs="Arial"/>
          <w:noProof/>
          <w:sz w:val="24"/>
          <w:szCs w:val="24"/>
          <w:lang w:val="en-US" w:eastAsia="en-US"/>
        </w:rPr>
        <w:drawing>
          <wp:anchor distT="0" distB="0" distL="114300" distR="114300" simplePos="0" relativeHeight="251673600" behindDoc="0" locked="0" layoutInCell="1" allowOverlap="1" wp14:anchorId="3271402D" wp14:editId="3DB7C29C">
            <wp:simplePos x="0" y="0"/>
            <wp:positionH relativeFrom="margin">
              <wp:posOffset>3112447</wp:posOffset>
            </wp:positionH>
            <wp:positionV relativeFrom="paragraph">
              <wp:posOffset>7716</wp:posOffset>
            </wp:positionV>
            <wp:extent cx="2276475" cy="1247775"/>
            <wp:effectExtent l="0" t="0" r="9525" b="9525"/>
            <wp:wrapSquare wrapText="bothSides"/>
            <wp:docPr id="214" name="Imagen 214"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n relacionada"/>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155" t="19892" r="9810" b="20886"/>
                    <a:stretch/>
                  </pic:blipFill>
                  <pic:spPr bwMode="auto">
                    <a:xfrm>
                      <a:off x="0" y="0"/>
                      <a:ext cx="2276475" cy="1247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Un GPS GY-GPS6MV2: </w:t>
      </w:r>
      <w:r w:rsidRPr="00F923C8">
        <w:rPr>
          <w:rFonts w:ascii="Arial" w:hAnsi="Arial" w:cs="Arial"/>
          <w:color w:val="333333"/>
          <w:sz w:val="24"/>
          <w:szCs w:val="24"/>
          <w:shd w:val="clear" w:color="auto" w:fill="FFFFFF"/>
        </w:rPr>
        <w:t>Con este módulo de GPS obtenemos toda la información necesaria con respecto a la Geolocalización del SAR (latitud, longitud, punto cardinal, velocidad, orientación, fecha y hora).</w:t>
      </w:r>
      <w:r w:rsidRPr="005A7426">
        <w:rPr>
          <w:rFonts w:ascii="Arial" w:hAnsi="Arial" w:cs="Arial"/>
          <w:noProof/>
          <w:sz w:val="24"/>
          <w:szCs w:val="24"/>
        </w:rPr>
        <w:t xml:space="preserve"> </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Pr="00F923C8" w:rsidRDefault="007E6AF4" w:rsidP="007E6AF4">
      <w:pPr>
        <w:rPr>
          <w:rFonts w:ascii="Arial" w:hAnsi="Arial" w:cs="Arial"/>
          <w:b/>
          <w:color w:val="333333"/>
          <w:sz w:val="24"/>
          <w:szCs w:val="24"/>
          <w:shd w:val="clear" w:color="auto" w:fill="FFFFFF"/>
        </w:rPr>
      </w:pPr>
      <w:r>
        <w:rPr>
          <w:noProof/>
          <w:lang w:val="en-US" w:eastAsia="en-US"/>
        </w:rPr>
        <mc:AlternateContent>
          <mc:Choice Requires="wps">
            <w:drawing>
              <wp:anchor distT="0" distB="0" distL="114300" distR="114300" simplePos="0" relativeHeight="251693056" behindDoc="0" locked="0" layoutInCell="1" allowOverlap="1" wp14:anchorId="4DB1A05B" wp14:editId="32619A0D">
                <wp:simplePos x="0" y="0"/>
                <wp:positionH relativeFrom="column">
                  <wp:posOffset>0</wp:posOffset>
                </wp:positionH>
                <wp:positionV relativeFrom="paragraph">
                  <wp:posOffset>1353185</wp:posOffset>
                </wp:positionV>
                <wp:extent cx="1419225" cy="635"/>
                <wp:effectExtent l="0" t="0" r="0" b="0"/>
                <wp:wrapSquare wrapText="bothSides"/>
                <wp:docPr id="295" name="Cuadro de texto 295"/>
                <wp:cNvGraphicFramePr/>
                <a:graphic xmlns:a="http://schemas.openxmlformats.org/drawingml/2006/main">
                  <a:graphicData uri="http://schemas.microsoft.com/office/word/2010/wordprocessingShape">
                    <wps:wsp>
                      <wps:cNvSpPr txBox="1"/>
                      <wps:spPr>
                        <a:xfrm>
                          <a:off x="0" y="0"/>
                          <a:ext cx="1419225" cy="635"/>
                        </a:xfrm>
                        <a:prstGeom prst="rect">
                          <a:avLst/>
                        </a:prstGeom>
                        <a:solidFill>
                          <a:prstClr val="white"/>
                        </a:solidFill>
                        <a:ln>
                          <a:noFill/>
                        </a:ln>
                      </wps:spPr>
                      <wps:txbx>
                        <w:txbxContent>
                          <w:p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78" w:name="_Toc504154013"/>
                            <w:r>
                              <w:t xml:space="preserve">Ilustración </w:t>
                            </w:r>
                            <w:r w:rsidR="00414E7E">
                              <w:fldChar w:fldCharType="begin"/>
                            </w:r>
                            <w:r w:rsidR="00414E7E">
                              <w:instrText xml:space="preserve"> SEQ Ilustración \* ARABIC </w:instrText>
                            </w:r>
                            <w:r w:rsidR="00414E7E">
                              <w:fldChar w:fldCharType="separate"/>
                            </w:r>
                            <w:r>
                              <w:rPr>
                                <w:noProof/>
                              </w:rPr>
                              <w:t>59</w:t>
                            </w:r>
                            <w:r w:rsidR="00414E7E">
                              <w:rPr>
                                <w:noProof/>
                              </w:rPr>
                              <w:fldChar w:fldCharType="end"/>
                            </w:r>
                            <w:r>
                              <w:t xml:space="preserve"> - </w:t>
                            </w:r>
                            <w:r w:rsidRPr="00527A65">
                              <w:t>Cámara V2</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B1A05B" id="Cuadro de texto 295" o:spid="_x0000_s1037" type="#_x0000_t202" style="position:absolute;left:0;text-align:left;margin-left:0;margin-top:106.55pt;width:111.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" stroked="f">
                <v:textbox style="mso-fit-shape-to-text:t" inset="0,0,0,0">
                  <w:txbxContent>
                    <w:p w:rsidR="007E6AF4" w:rsidRPr="00E600D3" w:rsidRDefault="007E6AF4" w:rsidP="007E6AF4">
                      <w:pPr>
                        <w:pStyle w:val="Descripcin"/>
                        <w:jc w:val="center"/>
                        <w:rPr>
                          <w:rFonts w:ascii="Arial" w:eastAsia="Calibri" w:hAnsi="Arial" w:cs="Arial"/>
                          <w:noProof/>
                          <w:color w:val="000000"/>
                          <w:sz w:val="24"/>
                          <w:szCs w:val="24"/>
                          <w:u w:val="single"/>
                          <w:lang w:val="es-ES_tradnl" w:eastAsia="es-ES_tradnl"/>
                        </w:rPr>
                      </w:pPr>
                      <w:bookmarkStart w:id="79" w:name="_Toc504154013"/>
                      <w:r>
                        <w:t xml:space="preserve">Ilustración </w:t>
                      </w:r>
                      <w:r w:rsidR="00414E7E">
                        <w:fldChar w:fldCharType="begin"/>
                      </w:r>
                      <w:r w:rsidR="00414E7E">
                        <w:instrText xml:space="preserve"> SEQ Ilustración \* ARABIC </w:instrText>
                      </w:r>
                      <w:r w:rsidR="00414E7E">
                        <w:fldChar w:fldCharType="separate"/>
                      </w:r>
                      <w:r>
                        <w:rPr>
                          <w:noProof/>
                        </w:rPr>
                        <w:t>59</w:t>
                      </w:r>
                      <w:r w:rsidR="00414E7E">
                        <w:rPr>
                          <w:noProof/>
                        </w:rPr>
                        <w:fldChar w:fldCharType="end"/>
                      </w:r>
                      <w:r>
                        <w:t xml:space="preserve"> - </w:t>
                      </w:r>
                      <w:r w:rsidRPr="00527A65">
                        <w:t>Cámara V2</w:t>
                      </w:r>
                      <w:bookmarkEnd w:id="79"/>
                    </w:p>
                  </w:txbxContent>
                </v:textbox>
                <w10:wrap type="square"/>
              </v:shape>
            </w:pict>
          </mc:Fallback>
        </mc:AlternateContent>
      </w:r>
      <w:r w:rsidRPr="00F923C8">
        <w:rPr>
          <w:rFonts w:ascii="Arial" w:hAnsi="Arial" w:cs="Arial"/>
          <w:i/>
          <w:noProof/>
          <w:sz w:val="24"/>
          <w:szCs w:val="24"/>
          <w:u w:val="single"/>
          <w:lang w:val="en-US" w:eastAsia="en-US"/>
        </w:rPr>
        <w:drawing>
          <wp:anchor distT="0" distB="0" distL="114300" distR="114300" simplePos="0" relativeHeight="251666432" behindDoc="0" locked="0" layoutInCell="1" allowOverlap="1" wp14:anchorId="655FBA24" wp14:editId="2474D39E">
            <wp:simplePos x="0" y="0"/>
            <wp:positionH relativeFrom="margin">
              <wp:align>left</wp:align>
            </wp:positionH>
            <wp:positionV relativeFrom="paragraph">
              <wp:posOffset>6985</wp:posOffset>
            </wp:positionV>
            <wp:extent cx="1419225" cy="1289050"/>
            <wp:effectExtent l="0" t="0" r="9525" b="6350"/>
            <wp:wrapSquare wrapText="bothSides"/>
            <wp:docPr id="215" name="Imagen 215" descr="Resultado de imagen para Cámara Raspberry Pi V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Cámara Raspberry Pi V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19225" cy="12890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shd w:val="clear" w:color="auto" w:fill="FFFFFF"/>
        </w:rPr>
        <w:t xml:space="preserve">Cámara de Raspberry Pi V2: </w:t>
      </w:r>
      <w:r w:rsidRPr="00F923C8">
        <w:rPr>
          <w:rFonts w:ascii="Arial" w:hAnsi="Arial" w:cs="Arial"/>
          <w:color w:val="333333"/>
          <w:sz w:val="24"/>
          <w:szCs w:val="24"/>
          <w:shd w:val="clear" w:color="auto" w:fill="FFFFFF"/>
        </w:rPr>
        <w:t>Esta cámara, exclusiva de Raspberry, es la utilizada para captar con señal de video en tiempo real (mediante el software motion) el entorno que rodea al SAR.</w:t>
      </w:r>
    </w:p>
    <w:p w:rsidR="007E6AF4" w:rsidRPr="00F923C8"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p>
    <w:p w:rsidR="007E6AF4" w:rsidRDefault="007E6AF4" w:rsidP="007E6AF4">
      <w:pPr>
        <w:rPr>
          <w:rFonts w:ascii="Arial" w:hAnsi="Arial" w:cs="Arial"/>
          <w:b/>
          <w:color w:val="333333"/>
          <w:sz w:val="24"/>
          <w:szCs w:val="24"/>
          <w:shd w:val="clear" w:color="auto" w:fill="FFFFFF"/>
        </w:rPr>
      </w:pPr>
      <w:r>
        <w:rPr>
          <w:rFonts w:ascii="Arial" w:hAnsi="Arial" w:cs="Arial"/>
          <w:b/>
          <w:color w:val="333333"/>
          <w:sz w:val="24"/>
          <w:szCs w:val="24"/>
          <w:shd w:val="clear" w:color="auto" w:fill="FFFFFF"/>
        </w:rPr>
        <w:br w:type="page"/>
      </w:r>
    </w:p>
    <w:p w:rsidR="007E6AF4" w:rsidRPr="00F923C8" w:rsidRDefault="007E6AF4" w:rsidP="007E6AF4">
      <w:pPr>
        <w:rPr>
          <w:rFonts w:ascii="Arial" w:hAnsi="Arial" w:cs="Arial"/>
          <w:color w:val="333333"/>
          <w:sz w:val="24"/>
          <w:szCs w:val="24"/>
          <w:shd w:val="clear" w:color="auto" w:fill="FFFFFF"/>
        </w:rPr>
      </w:pPr>
      <w:r w:rsidRPr="00F923C8">
        <w:rPr>
          <w:rFonts w:ascii="Arial" w:hAnsi="Arial" w:cs="Arial"/>
          <w:noProof/>
          <w:sz w:val="24"/>
          <w:szCs w:val="24"/>
          <w:lang w:val="en-US" w:eastAsia="en-US"/>
        </w:rPr>
        <w:drawing>
          <wp:anchor distT="0" distB="0" distL="114300" distR="114300" simplePos="0" relativeHeight="251674624" behindDoc="0" locked="0" layoutInCell="1" allowOverlap="1" wp14:anchorId="30E71463" wp14:editId="2C05F873">
            <wp:simplePos x="0" y="0"/>
            <wp:positionH relativeFrom="column">
              <wp:posOffset>3874770</wp:posOffset>
            </wp:positionH>
            <wp:positionV relativeFrom="paragraph">
              <wp:posOffset>-192</wp:posOffset>
            </wp:positionV>
            <wp:extent cx="1524000" cy="1152525"/>
            <wp:effectExtent l="0" t="0" r="0" b="9525"/>
            <wp:wrapSquare wrapText="bothSides"/>
            <wp:docPr id="216" name="Imagen 216" descr="Resultado de imagen para power bank solar mali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power bank solar malibu"/>
                    <pic:cNvPicPr>
                      <a:picLocks noChangeAspect="1" noChangeArrowheads="1"/>
                    </pic:cNvPicPr>
                  </pic:nvPicPr>
                  <pic:blipFill rotWithShape="1">
                    <a:blip r:embed="rId17">
                      <a:extLst>
                        <a:ext uri="{28A0092B-C50C-407E-A947-70E740481C1C}">
                          <a14:useLocalDpi xmlns:a14="http://schemas.microsoft.com/office/drawing/2010/main" val="0"/>
                        </a:ext>
                      </a:extLst>
                    </a:blip>
                    <a:srcRect t="13125" b="11250"/>
                    <a:stretch/>
                  </pic:blipFill>
                  <pic:spPr bwMode="auto">
                    <a:xfrm>
                      <a:off x="0" y="0"/>
                      <a:ext cx="1524000" cy="1152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shd w:val="clear" w:color="auto" w:fill="FFFFFF"/>
        </w:rPr>
        <w:t xml:space="preserve">PowerBank Malibu de 20Ah con panel solar: </w:t>
      </w:r>
      <w:r w:rsidRPr="00F923C8">
        <w:rPr>
          <w:rFonts w:ascii="Arial" w:hAnsi="Arial" w:cs="Arial"/>
          <w:color w:val="333333"/>
          <w:sz w:val="24"/>
          <w:szCs w:val="24"/>
          <w:shd w:val="clear" w:color="auto" w:fill="FFFFFF"/>
        </w:rPr>
        <w:t>Funciona como batería del SAR, provee de corriente eléctrica a la Raspberry y por ende a los arduinos conectados a ella.</w:t>
      </w:r>
    </w:p>
    <w:p w:rsidR="007E6AF4" w:rsidRDefault="007E6AF4" w:rsidP="007E6AF4">
      <w:pPr>
        <w:pStyle w:val="Ttulo2"/>
        <w:rPr>
          <w:b/>
          <w:sz w:val="32"/>
          <w:szCs w:val="32"/>
          <w:shd w:val="clear" w:color="auto" w:fill="FFFFFF"/>
        </w:rPr>
      </w:pPr>
      <w:bookmarkStart w:id="80" w:name="_Toc504153952"/>
      <w:r>
        <w:rPr>
          <w:noProof/>
          <w:lang w:val="en-US" w:eastAsia="en-US"/>
        </w:rPr>
        <mc:AlternateContent>
          <mc:Choice Requires="wps">
            <w:drawing>
              <wp:anchor distT="0" distB="0" distL="114300" distR="114300" simplePos="0" relativeHeight="251682816" behindDoc="0" locked="0" layoutInCell="1" allowOverlap="1" wp14:anchorId="7C192F7C" wp14:editId="6D3FB4D6">
                <wp:simplePos x="0" y="0"/>
                <wp:positionH relativeFrom="column">
                  <wp:posOffset>3534410</wp:posOffset>
                </wp:positionH>
                <wp:positionV relativeFrom="paragraph">
                  <wp:posOffset>430386</wp:posOffset>
                </wp:positionV>
                <wp:extent cx="1866900" cy="635"/>
                <wp:effectExtent l="0" t="0" r="0" b="0"/>
                <wp:wrapSquare wrapText="bothSides"/>
                <wp:docPr id="296" name="Cuadro de texto 296"/>
                <wp:cNvGraphicFramePr/>
                <a:graphic xmlns:a="http://schemas.openxmlformats.org/drawingml/2006/main">
                  <a:graphicData uri="http://schemas.microsoft.com/office/word/2010/wordprocessingShape">
                    <wps:wsp>
                      <wps:cNvSpPr txBox="1"/>
                      <wps:spPr>
                        <a:xfrm>
                          <a:off x="0" y="0"/>
                          <a:ext cx="1866900" cy="635"/>
                        </a:xfrm>
                        <a:prstGeom prst="rect">
                          <a:avLst/>
                        </a:prstGeom>
                        <a:solidFill>
                          <a:prstClr val="white"/>
                        </a:solidFill>
                        <a:ln>
                          <a:noFill/>
                        </a:ln>
                      </wps:spPr>
                      <wps:txbx>
                        <w:txbxContent>
                          <w:p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81" w:name="_Toc504154014"/>
                            <w:r>
                              <w:t xml:space="preserve">Ilustración </w:t>
                            </w:r>
                            <w:r w:rsidR="00414E7E">
                              <w:fldChar w:fldCharType="begin"/>
                            </w:r>
                            <w:r w:rsidR="00414E7E">
                              <w:instrText xml:space="preserve"> SEQ Ilustración \* ARABIC </w:instrText>
                            </w:r>
                            <w:r w:rsidR="00414E7E">
                              <w:fldChar w:fldCharType="separate"/>
                            </w:r>
                            <w:r>
                              <w:rPr>
                                <w:noProof/>
                              </w:rPr>
                              <w:t>60</w:t>
                            </w:r>
                            <w:r w:rsidR="00414E7E">
                              <w:rPr>
                                <w:noProof/>
                              </w:rPr>
                              <w:fldChar w:fldCharType="end"/>
                            </w:r>
                            <w:r>
                              <w:t xml:space="preserve"> - </w:t>
                            </w:r>
                            <w:r w:rsidRPr="00FF5705">
                              <w:t>Panel Solar Power Bank</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192F7C" id="Cuadro de texto 296" o:spid="_x0000_s1038" type="#_x0000_t202" style="position:absolute;left:0;text-align:left;margin-left:278.3pt;margin-top:33.9pt;width:147pt;height:.0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" stroked="f">
                <v:textbox style="mso-fit-shape-to-text:t" inset="0,0,0,0">
                  <w:txbxContent>
                    <w:p w:rsidR="007E6AF4" w:rsidRPr="008A1826" w:rsidRDefault="007E6AF4" w:rsidP="007E6AF4">
                      <w:pPr>
                        <w:pStyle w:val="Descripcin"/>
                        <w:rPr>
                          <w:rFonts w:ascii="Arial" w:eastAsia="Calibri" w:hAnsi="Arial" w:cs="Arial"/>
                          <w:noProof/>
                          <w:color w:val="000000"/>
                          <w:sz w:val="24"/>
                          <w:szCs w:val="24"/>
                          <w:lang w:val="es-ES_tradnl" w:eastAsia="es-ES_tradnl"/>
                        </w:rPr>
                      </w:pPr>
                      <w:bookmarkStart w:id="82" w:name="_Toc504154014"/>
                      <w:r>
                        <w:t xml:space="preserve">Ilustración </w:t>
                      </w:r>
                      <w:r w:rsidR="00414E7E">
                        <w:fldChar w:fldCharType="begin"/>
                      </w:r>
                      <w:r w:rsidR="00414E7E">
                        <w:instrText xml:space="preserve"> SEQ Ilustración \* ARABIC </w:instrText>
                      </w:r>
                      <w:r w:rsidR="00414E7E">
                        <w:fldChar w:fldCharType="separate"/>
                      </w:r>
                      <w:r>
                        <w:rPr>
                          <w:noProof/>
                        </w:rPr>
                        <w:t>60</w:t>
                      </w:r>
                      <w:r w:rsidR="00414E7E">
                        <w:rPr>
                          <w:noProof/>
                        </w:rPr>
                        <w:fldChar w:fldCharType="end"/>
                      </w:r>
                      <w:r>
                        <w:t xml:space="preserve"> - </w:t>
                      </w:r>
                      <w:r w:rsidRPr="00FF5705">
                        <w:t>Panel Solar Power Bank</w:t>
                      </w:r>
                      <w:bookmarkEnd w:id="82"/>
                    </w:p>
                  </w:txbxContent>
                </v:textbox>
                <w10:wrap type="square"/>
              </v:shape>
            </w:pict>
          </mc:Fallback>
        </mc:AlternateContent>
      </w:r>
      <w:bookmarkEnd w:id="80"/>
    </w:p>
    <w:p w:rsidR="007E6AF4" w:rsidRDefault="007E6AF4" w:rsidP="007E6AF4">
      <w:pPr>
        <w:pStyle w:val="Ttulo2"/>
        <w:rPr>
          <w:b/>
          <w:sz w:val="32"/>
          <w:szCs w:val="32"/>
          <w:shd w:val="clear" w:color="auto" w:fill="FFFFFF"/>
        </w:rPr>
      </w:pPr>
      <w:bookmarkStart w:id="83" w:name="_Toc504153953"/>
      <w:r w:rsidRPr="0083456F">
        <w:rPr>
          <w:b/>
          <w:sz w:val="32"/>
          <w:szCs w:val="32"/>
          <w:shd w:val="clear" w:color="auto" w:fill="FFFFFF"/>
        </w:rPr>
        <w:t>9.2 Estructura</w:t>
      </w:r>
      <w:bookmarkEnd w:id="83"/>
    </w:p>
    <w:p w:rsidR="007E6AF4" w:rsidRDefault="007E6AF4" w:rsidP="007E6AF4"/>
    <w:p w:rsidR="007E6AF4" w:rsidRPr="00C565EC" w:rsidRDefault="007E6AF4" w:rsidP="007E6AF4">
      <w:pPr>
        <w:pStyle w:val="Ttulo3"/>
        <w:rPr>
          <w:b w:val="0"/>
          <w:sz w:val="28"/>
          <w:szCs w:val="28"/>
        </w:rPr>
      </w:pPr>
      <w:bookmarkStart w:id="84" w:name="_Toc504153954"/>
      <w:r w:rsidRPr="00C565EC">
        <w:rPr>
          <w:b w:val="0"/>
          <w:sz w:val="28"/>
          <w:szCs w:val="28"/>
        </w:rPr>
        <w:t>9.2.1 Diseño</w:t>
      </w:r>
      <w:bookmarkEnd w:id="84"/>
    </w:p>
    <w:p w:rsidR="007E6AF4" w:rsidRDefault="007E6AF4" w:rsidP="007E6AF4">
      <w:pPr>
        <w:rPr>
          <w:rFonts w:ascii="Verdana" w:hAnsi="Verdana"/>
          <w:color w:val="333333"/>
          <w:shd w:val="clear" w:color="auto" w:fill="FFFFFF"/>
        </w:rPr>
      </w:pPr>
    </w:p>
    <w:p w:rsidR="007E6AF4" w:rsidRPr="00F923C8"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85888" behindDoc="0" locked="0" layoutInCell="1" allowOverlap="1" wp14:anchorId="40095B45" wp14:editId="41FF44B3">
                <wp:simplePos x="0" y="0"/>
                <wp:positionH relativeFrom="column">
                  <wp:posOffset>2856865</wp:posOffset>
                </wp:positionH>
                <wp:positionV relativeFrom="paragraph">
                  <wp:posOffset>4991680</wp:posOffset>
                </wp:positionV>
                <wp:extent cx="2547620" cy="635"/>
                <wp:effectExtent l="0" t="0" r="0" b="0"/>
                <wp:wrapSquare wrapText="bothSides"/>
                <wp:docPr id="300" name="Cuadro de texto 300"/>
                <wp:cNvGraphicFramePr/>
                <a:graphic xmlns:a="http://schemas.openxmlformats.org/drawingml/2006/main">
                  <a:graphicData uri="http://schemas.microsoft.com/office/word/2010/wordprocessingShape">
                    <wps:wsp>
                      <wps:cNvSpPr txBox="1"/>
                      <wps:spPr>
                        <a:xfrm>
                          <a:off x="0" y="0"/>
                          <a:ext cx="2547620" cy="635"/>
                        </a:xfrm>
                        <a:prstGeom prst="rect">
                          <a:avLst/>
                        </a:prstGeom>
                        <a:solidFill>
                          <a:prstClr val="white"/>
                        </a:solidFill>
                        <a:ln>
                          <a:noFill/>
                        </a:ln>
                      </wps:spPr>
                      <wps:txbx>
                        <w:txbxContent>
                          <w:p w:rsidR="007E6AF4" w:rsidRPr="00F9633A" w:rsidRDefault="007E6AF4" w:rsidP="007E6AF4">
                            <w:pPr>
                              <w:pStyle w:val="Descripcin"/>
                              <w:rPr>
                                <w:rFonts w:ascii="Calibri" w:eastAsia="Calibri" w:hAnsi="Calibri" w:cs="Calibri"/>
                                <w:noProof/>
                                <w:color w:val="000000"/>
                              </w:rPr>
                            </w:pPr>
                            <w:bookmarkStart w:id="85" w:name="_Toc504154015"/>
                            <w:r>
                              <w:t xml:space="preserve">Ilustración </w:t>
                            </w:r>
                            <w:r w:rsidR="00414E7E">
                              <w:fldChar w:fldCharType="begin"/>
                            </w:r>
                            <w:r w:rsidR="00414E7E">
                              <w:instrText xml:space="preserve"> SEQ Ilustración \* ARABIC </w:instrText>
                            </w:r>
                            <w:r w:rsidR="00414E7E">
                              <w:fldChar w:fldCharType="separate"/>
                            </w:r>
                            <w:r>
                              <w:rPr>
                                <w:noProof/>
                              </w:rPr>
                              <w:t>61</w:t>
                            </w:r>
                            <w:r w:rsidR="00414E7E">
                              <w:rPr>
                                <w:noProof/>
                              </w:rPr>
                              <w:fldChar w:fldCharType="end"/>
                            </w:r>
                            <w:r>
                              <w:t xml:space="preserve"> - </w:t>
                            </w:r>
                            <w:r w:rsidRPr="008A379D">
                              <w:t>Diseño estructura nivel 3 con SketchUp</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95B45" id="Cuadro de texto 300" o:spid="_x0000_s1039" type="#_x0000_t202" style="position:absolute;left:0;text-align:left;margin-left:224.95pt;margin-top:393.05pt;width:200.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" stroked="f">
                <v:textbox style="mso-fit-shape-to-text:t" inset="0,0,0,0">
                  <w:txbxContent>
                    <w:p w:rsidR="007E6AF4" w:rsidRPr="00F9633A" w:rsidRDefault="007E6AF4" w:rsidP="007E6AF4">
                      <w:pPr>
                        <w:pStyle w:val="Descripcin"/>
                        <w:rPr>
                          <w:rFonts w:ascii="Calibri" w:eastAsia="Calibri" w:hAnsi="Calibri" w:cs="Calibri"/>
                          <w:noProof/>
                          <w:color w:val="000000"/>
                        </w:rPr>
                      </w:pPr>
                      <w:bookmarkStart w:id="86" w:name="_Toc504154015"/>
                      <w:r>
                        <w:t xml:space="preserve">Ilustración </w:t>
                      </w:r>
                      <w:r w:rsidR="00414E7E">
                        <w:fldChar w:fldCharType="begin"/>
                      </w:r>
                      <w:r w:rsidR="00414E7E">
                        <w:instrText xml:space="preserve"> SEQ Ilustración \* ARABIC </w:instrText>
                      </w:r>
                      <w:r w:rsidR="00414E7E">
                        <w:fldChar w:fldCharType="separate"/>
                      </w:r>
                      <w:r>
                        <w:rPr>
                          <w:noProof/>
                        </w:rPr>
                        <w:t>61</w:t>
                      </w:r>
                      <w:r w:rsidR="00414E7E">
                        <w:rPr>
                          <w:noProof/>
                        </w:rPr>
                        <w:fldChar w:fldCharType="end"/>
                      </w:r>
                      <w:r>
                        <w:t xml:space="preserve"> - </w:t>
                      </w:r>
                      <w:r w:rsidRPr="008A379D">
                        <w:t>Diseño estructura nivel 3 con SketchUp</w:t>
                      </w:r>
                      <w:bookmarkEnd w:id="86"/>
                    </w:p>
                  </w:txbxContent>
                </v:textbox>
                <w10:wrap type="square"/>
              </v:shape>
            </w:pict>
          </mc:Fallback>
        </mc:AlternateContent>
      </w:r>
      <w:r>
        <w:rPr>
          <w:noProof/>
          <w:lang w:val="en-US" w:eastAsia="en-US"/>
        </w:rPr>
        <w:drawing>
          <wp:anchor distT="0" distB="0" distL="114300" distR="114300" simplePos="0" relativeHeight="251678720" behindDoc="0" locked="0" layoutInCell="1" allowOverlap="1" wp14:anchorId="78FB70AC" wp14:editId="611E7B08">
            <wp:simplePos x="0" y="0"/>
            <wp:positionH relativeFrom="column">
              <wp:posOffset>2807970</wp:posOffset>
            </wp:positionH>
            <wp:positionV relativeFrom="paragraph">
              <wp:posOffset>3059734</wp:posOffset>
            </wp:positionV>
            <wp:extent cx="2533650" cy="1847850"/>
            <wp:effectExtent l="0" t="0" r="0" b="0"/>
            <wp:wrapSquare wrapText="bothSides"/>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33650" cy="18478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83840" behindDoc="0" locked="0" layoutInCell="1" allowOverlap="1" wp14:anchorId="6962C82E" wp14:editId="0DA68A98">
                <wp:simplePos x="0" y="0"/>
                <wp:positionH relativeFrom="column">
                  <wp:posOffset>-11761</wp:posOffset>
                </wp:positionH>
                <wp:positionV relativeFrom="paragraph">
                  <wp:posOffset>5001094</wp:posOffset>
                </wp:positionV>
                <wp:extent cx="2533650" cy="635"/>
                <wp:effectExtent l="0" t="0" r="0" b="0"/>
                <wp:wrapSquare wrapText="bothSides"/>
                <wp:docPr id="298" name="Cuadro de texto 298"/>
                <wp:cNvGraphicFramePr/>
                <a:graphic xmlns:a="http://schemas.openxmlformats.org/drawingml/2006/main">
                  <a:graphicData uri="http://schemas.microsoft.com/office/word/2010/wordprocessingShape">
                    <wps:wsp>
                      <wps:cNvSpPr txBox="1"/>
                      <wps:spPr>
                        <a:xfrm>
                          <a:off x="0" y="0"/>
                          <a:ext cx="2533650" cy="635"/>
                        </a:xfrm>
                        <a:prstGeom prst="rect">
                          <a:avLst/>
                        </a:prstGeom>
                        <a:solidFill>
                          <a:prstClr val="white"/>
                        </a:solidFill>
                        <a:ln>
                          <a:noFill/>
                        </a:ln>
                      </wps:spPr>
                      <wps:txbx>
                        <w:txbxContent>
                          <w:p w:rsidR="007E6AF4" w:rsidRPr="008D4DBD" w:rsidRDefault="007E6AF4" w:rsidP="007E6AF4">
                            <w:pPr>
                              <w:pStyle w:val="Descripcin"/>
                              <w:rPr>
                                <w:rFonts w:ascii="Calibri" w:eastAsia="Calibri" w:hAnsi="Calibri" w:cs="Calibri"/>
                                <w:noProof/>
                                <w:color w:val="000000"/>
                              </w:rPr>
                            </w:pPr>
                            <w:bookmarkStart w:id="87" w:name="_Toc504154016"/>
                            <w:r>
                              <w:t xml:space="preserve">Ilustración </w:t>
                            </w:r>
                            <w:r w:rsidR="00414E7E">
                              <w:fldChar w:fldCharType="begin"/>
                            </w:r>
                            <w:r w:rsidR="00414E7E">
                              <w:instrText xml:space="preserve"> SEQ Ilustración \* ARABIC </w:instrText>
                            </w:r>
                            <w:r w:rsidR="00414E7E">
                              <w:fldChar w:fldCharType="separate"/>
                            </w:r>
                            <w:r>
                              <w:rPr>
                                <w:noProof/>
                              </w:rPr>
                              <w:t>62</w:t>
                            </w:r>
                            <w:r w:rsidR="00414E7E">
                              <w:rPr>
                                <w:noProof/>
                              </w:rPr>
                              <w:fldChar w:fldCharType="end"/>
                            </w:r>
                            <w:r>
                              <w:t xml:space="preserve"> - </w:t>
                            </w:r>
                            <w:r w:rsidRPr="00300E56">
                              <w:t xml:space="preserve">Diseño estructura nivel </w:t>
                            </w:r>
                            <w:r>
                              <w:t>4</w:t>
                            </w:r>
                            <w:r w:rsidRPr="00300E56">
                              <w:t xml:space="preserve"> con SketchUp</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62C82E" id="Cuadro de texto 298" o:spid="_x0000_s1040" type="#_x0000_t202" style="position:absolute;left:0;text-align:left;margin-left:-.95pt;margin-top:393.8pt;width:199.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" stroked="f">
                <v:textbox style="mso-fit-shape-to-text:t" inset="0,0,0,0">
                  <w:txbxContent>
                    <w:p w:rsidR="007E6AF4" w:rsidRPr="008D4DBD" w:rsidRDefault="007E6AF4" w:rsidP="007E6AF4">
                      <w:pPr>
                        <w:pStyle w:val="Descripcin"/>
                        <w:rPr>
                          <w:rFonts w:ascii="Calibri" w:eastAsia="Calibri" w:hAnsi="Calibri" w:cs="Calibri"/>
                          <w:noProof/>
                          <w:color w:val="000000"/>
                        </w:rPr>
                      </w:pPr>
                      <w:bookmarkStart w:id="88" w:name="_Toc504154016"/>
                      <w:r>
                        <w:t xml:space="preserve">Ilustración </w:t>
                      </w:r>
                      <w:r w:rsidR="00414E7E">
                        <w:fldChar w:fldCharType="begin"/>
                      </w:r>
                      <w:r w:rsidR="00414E7E">
                        <w:instrText xml:space="preserve"> SEQ Ilustración \* ARABIC </w:instrText>
                      </w:r>
                      <w:r w:rsidR="00414E7E">
                        <w:fldChar w:fldCharType="separate"/>
                      </w:r>
                      <w:r>
                        <w:rPr>
                          <w:noProof/>
                        </w:rPr>
                        <w:t>62</w:t>
                      </w:r>
                      <w:r w:rsidR="00414E7E">
                        <w:rPr>
                          <w:noProof/>
                        </w:rPr>
                        <w:fldChar w:fldCharType="end"/>
                      </w:r>
                      <w:r>
                        <w:t xml:space="preserve"> - </w:t>
                      </w:r>
                      <w:r w:rsidRPr="00300E56">
                        <w:t xml:space="preserve">Diseño estructura nivel </w:t>
                      </w:r>
                      <w:r>
                        <w:t>4</w:t>
                      </w:r>
                      <w:r w:rsidRPr="00300E56">
                        <w:t xml:space="preserve"> con SketchUp</w:t>
                      </w:r>
                      <w:bookmarkEnd w:id="88"/>
                    </w:p>
                  </w:txbxContent>
                </v:textbox>
                <w10:wrap type="square"/>
              </v:shape>
            </w:pict>
          </mc:Fallback>
        </mc:AlternateContent>
      </w:r>
      <w:r>
        <w:rPr>
          <w:noProof/>
          <w:lang w:val="en-US" w:eastAsia="en-US"/>
        </w:rPr>
        <w:drawing>
          <wp:anchor distT="0" distB="0" distL="114300" distR="114300" simplePos="0" relativeHeight="251679744" behindDoc="0" locked="0" layoutInCell="1" allowOverlap="1" wp14:anchorId="491FA2B0" wp14:editId="5DB11FFD">
            <wp:simplePos x="0" y="0"/>
            <wp:positionH relativeFrom="column">
              <wp:posOffset>-3213</wp:posOffset>
            </wp:positionH>
            <wp:positionV relativeFrom="paragraph">
              <wp:posOffset>3049573</wp:posOffset>
            </wp:positionV>
            <wp:extent cx="2547620" cy="1857375"/>
            <wp:effectExtent l="0" t="0" r="5080" b="9525"/>
            <wp:wrapSquare wrapText="bothSides"/>
            <wp:docPr id="253" name="Imagen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47620" cy="1857375"/>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mc:AlternateContent>
          <mc:Choice Requires="wps">
            <w:drawing>
              <wp:anchor distT="0" distB="0" distL="114300" distR="114300" simplePos="0" relativeHeight="251677696" behindDoc="0" locked="0" layoutInCell="1" allowOverlap="1" wp14:anchorId="6F2515E2" wp14:editId="7CC56B4B">
                <wp:simplePos x="0" y="0"/>
                <wp:positionH relativeFrom="column">
                  <wp:posOffset>-635</wp:posOffset>
                </wp:positionH>
                <wp:positionV relativeFrom="paragraph">
                  <wp:posOffset>2748915</wp:posOffset>
                </wp:positionV>
                <wp:extent cx="2552700" cy="635"/>
                <wp:effectExtent l="0" t="0" r="0" b="0"/>
                <wp:wrapSquare wrapText="bothSides"/>
                <wp:docPr id="203" name="Cuadro de texto 203"/>
                <wp:cNvGraphicFramePr/>
                <a:graphic xmlns:a="http://schemas.openxmlformats.org/drawingml/2006/main">
                  <a:graphicData uri="http://schemas.microsoft.com/office/word/2010/wordprocessingShape">
                    <wps:wsp>
                      <wps:cNvSpPr txBox="1"/>
                      <wps:spPr>
                        <a:xfrm>
                          <a:off x="0" y="0"/>
                          <a:ext cx="2552700" cy="635"/>
                        </a:xfrm>
                        <a:prstGeom prst="rect">
                          <a:avLst/>
                        </a:prstGeom>
                        <a:solidFill>
                          <a:prstClr val="white"/>
                        </a:solidFill>
                        <a:ln>
                          <a:noFill/>
                        </a:ln>
                      </wps:spPr>
                      <wps:txbx>
                        <w:txbxContent>
                          <w:p w:rsidR="007E6AF4" w:rsidRPr="0050140F" w:rsidRDefault="007E6AF4" w:rsidP="007E6AF4">
                            <w:pPr>
                              <w:pStyle w:val="Descripcin"/>
                              <w:rPr>
                                <w:rFonts w:ascii="Calibri" w:eastAsia="Calibri" w:hAnsi="Calibri" w:cs="Calibri"/>
                                <w:noProof/>
                                <w:color w:val="000000"/>
                              </w:rPr>
                            </w:pPr>
                            <w:bookmarkStart w:id="89" w:name="_Toc504154017"/>
                            <w:r>
                              <w:t xml:space="preserve">Ilustración </w:t>
                            </w:r>
                            <w:r w:rsidR="00414E7E">
                              <w:fldChar w:fldCharType="begin"/>
                            </w:r>
                            <w:r w:rsidR="00414E7E">
                              <w:instrText xml:space="preserve"> SEQ Ilustración \* ARABIC </w:instrText>
                            </w:r>
                            <w:r w:rsidR="00414E7E">
                              <w:fldChar w:fldCharType="separate"/>
                            </w:r>
                            <w:r>
                              <w:rPr>
                                <w:noProof/>
                              </w:rPr>
                              <w:t>63</w:t>
                            </w:r>
                            <w:r w:rsidR="00414E7E">
                              <w:rPr>
                                <w:noProof/>
                              </w:rPr>
                              <w:fldChar w:fldCharType="end"/>
                            </w:r>
                            <w:r>
                              <w:t xml:space="preserve"> - </w:t>
                            </w:r>
                            <w:r w:rsidRPr="00217235">
                              <w:t xml:space="preserve">Diseño estructura nivel </w:t>
                            </w:r>
                            <w:r>
                              <w:t>1</w:t>
                            </w:r>
                            <w:r w:rsidRPr="00217235">
                              <w:t xml:space="preserve"> con SketchUp</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515E2" id="Cuadro de texto 203" o:spid="_x0000_s1041" type="#_x0000_t202" style="position:absolute;left:0;text-align:left;margin-left:-.05pt;margin-top:216.45pt;width:201pt;height:.05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" stroked="f">
                <v:textbox style="mso-fit-shape-to-text:t" inset="0,0,0,0">
                  <w:txbxContent>
                    <w:p w:rsidR="007E6AF4" w:rsidRPr="0050140F" w:rsidRDefault="007E6AF4" w:rsidP="007E6AF4">
                      <w:pPr>
                        <w:pStyle w:val="Descripcin"/>
                        <w:rPr>
                          <w:rFonts w:ascii="Calibri" w:eastAsia="Calibri" w:hAnsi="Calibri" w:cs="Calibri"/>
                          <w:noProof/>
                          <w:color w:val="000000"/>
                        </w:rPr>
                      </w:pPr>
                      <w:bookmarkStart w:id="90" w:name="_Toc504154017"/>
                      <w:r>
                        <w:t xml:space="preserve">Ilustración </w:t>
                      </w:r>
                      <w:r w:rsidR="00414E7E">
                        <w:fldChar w:fldCharType="begin"/>
                      </w:r>
                      <w:r w:rsidR="00414E7E">
                        <w:instrText xml:space="preserve"> SEQ Ilustración \* ARABIC </w:instrText>
                      </w:r>
                      <w:r w:rsidR="00414E7E">
                        <w:fldChar w:fldCharType="separate"/>
                      </w:r>
                      <w:r>
                        <w:rPr>
                          <w:noProof/>
                        </w:rPr>
                        <w:t>63</w:t>
                      </w:r>
                      <w:r w:rsidR="00414E7E">
                        <w:rPr>
                          <w:noProof/>
                        </w:rPr>
                        <w:fldChar w:fldCharType="end"/>
                      </w:r>
                      <w:r>
                        <w:t xml:space="preserve"> - </w:t>
                      </w:r>
                      <w:r w:rsidRPr="00217235">
                        <w:t xml:space="preserve">Diseño estructura nivel </w:t>
                      </w:r>
                      <w:r>
                        <w:t>1</w:t>
                      </w:r>
                      <w:r w:rsidRPr="00217235">
                        <w:t xml:space="preserve"> con SketchUp</w:t>
                      </w:r>
                      <w:bookmarkEnd w:id="90"/>
                    </w:p>
                  </w:txbxContent>
                </v:textbox>
                <w10:wrap type="square"/>
              </v:shape>
            </w:pict>
          </mc:Fallback>
        </mc:AlternateContent>
      </w:r>
      <w:r>
        <w:rPr>
          <w:noProof/>
          <w:lang w:val="en-US" w:eastAsia="en-US"/>
        </w:rPr>
        <mc:AlternateContent>
          <mc:Choice Requires="wps">
            <w:drawing>
              <wp:anchor distT="0" distB="0" distL="114300" distR="114300" simplePos="0" relativeHeight="251680768" behindDoc="0" locked="0" layoutInCell="1" allowOverlap="1" wp14:anchorId="3CB2278A" wp14:editId="19A3A663">
                <wp:simplePos x="0" y="0"/>
                <wp:positionH relativeFrom="column">
                  <wp:posOffset>2758440</wp:posOffset>
                </wp:positionH>
                <wp:positionV relativeFrom="paragraph">
                  <wp:posOffset>2736850</wp:posOffset>
                </wp:positionV>
                <wp:extent cx="2639060" cy="635"/>
                <wp:effectExtent l="0" t="0" r="0" b="0"/>
                <wp:wrapSquare wrapText="bothSides"/>
                <wp:docPr id="250" name="Cuadro de texto 250"/>
                <wp:cNvGraphicFramePr/>
                <a:graphic xmlns:a="http://schemas.openxmlformats.org/drawingml/2006/main">
                  <a:graphicData uri="http://schemas.microsoft.com/office/word/2010/wordprocessingShape">
                    <wps:wsp>
                      <wps:cNvSpPr txBox="1"/>
                      <wps:spPr>
                        <a:xfrm>
                          <a:off x="0" y="0"/>
                          <a:ext cx="2639060" cy="635"/>
                        </a:xfrm>
                        <a:prstGeom prst="rect">
                          <a:avLst/>
                        </a:prstGeom>
                        <a:solidFill>
                          <a:prstClr val="white"/>
                        </a:solidFill>
                        <a:ln>
                          <a:noFill/>
                        </a:ln>
                      </wps:spPr>
                      <wps:txbx>
                        <w:txbxContent>
                          <w:p w:rsidR="007E6AF4" w:rsidRPr="000624E1" w:rsidRDefault="007E6AF4" w:rsidP="007E6AF4">
                            <w:pPr>
                              <w:pStyle w:val="Descripcin"/>
                              <w:rPr>
                                <w:rFonts w:ascii="Calibri" w:eastAsia="Calibri" w:hAnsi="Calibri" w:cs="Calibri"/>
                                <w:noProof/>
                                <w:color w:val="000000"/>
                              </w:rPr>
                            </w:pPr>
                            <w:bookmarkStart w:id="91" w:name="_Toc504154018"/>
                            <w:r>
                              <w:t xml:space="preserve">Ilustración </w:t>
                            </w:r>
                            <w:r w:rsidR="00414E7E">
                              <w:fldChar w:fldCharType="begin"/>
                            </w:r>
                            <w:r w:rsidR="00414E7E">
                              <w:instrText xml:space="preserve"> SEQ Ilustración \* ARABIC </w:instrText>
                            </w:r>
                            <w:r w:rsidR="00414E7E">
                              <w:fldChar w:fldCharType="separate"/>
                            </w:r>
                            <w:r>
                              <w:rPr>
                                <w:noProof/>
                              </w:rPr>
                              <w:t>64</w:t>
                            </w:r>
                            <w:r w:rsidR="00414E7E">
                              <w:rPr>
                                <w:noProof/>
                              </w:rPr>
                              <w:fldChar w:fldCharType="end"/>
                            </w:r>
                            <w:r>
                              <w:t xml:space="preserve"> - </w:t>
                            </w:r>
                            <w:r w:rsidRPr="00F33CD4">
                              <w:t>Diseño estructura nivel 2 con SketchUp</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B2278A" id="Cuadro de texto 250" o:spid="_x0000_s1042" type="#_x0000_t202" style="position:absolute;left:0;text-align:left;margin-left:217.2pt;margin-top:215.5pt;width:207.8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" stroked="f">
                <v:textbox style="mso-fit-shape-to-text:t" inset="0,0,0,0">
                  <w:txbxContent>
                    <w:p w:rsidR="007E6AF4" w:rsidRPr="000624E1" w:rsidRDefault="007E6AF4" w:rsidP="007E6AF4">
                      <w:pPr>
                        <w:pStyle w:val="Descripcin"/>
                        <w:rPr>
                          <w:rFonts w:ascii="Calibri" w:eastAsia="Calibri" w:hAnsi="Calibri" w:cs="Calibri"/>
                          <w:noProof/>
                          <w:color w:val="000000"/>
                        </w:rPr>
                      </w:pPr>
                      <w:bookmarkStart w:id="92" w:name="_Toc504154018"/>
                      <w:r>
                        <w:t xml:space="preserve">Ilustración </w:t>
                      </w:r>
                      <w:r w:rsidR="00414E7E">
                        <w:fldChar w:fldCharType="begin"/>
                      </w:r>
                      <w:r w:rsidR="00414E7E">
                        <w:instrText xml:space="preserve"> SEQ Ilustración \* ARABIC </w:instrText>
                      </w:r>
                      <w:r w:rsidR="00414E7E">
                        <w:fldChar w:fldCharType="separate"/>
                      </w:r>
                      <w:r>
                        <w:rPr>
                          <w:noProof/>
                        </w:rPr>
                        <w:t>64</w:t>
                      </w:r>
                      <w:r w:rsidR="00414E7E">
                        <w:rPr>
                          <w:noProof/>
                        </w:rPr>
                        <w:fldChar w:fldCharType="end"/>
                      </w:r>
                      <w:r>
                        <w:t xml:space="preserve"> - </w:t>
                      </w:r>
                      <w:r w:rsidRPr="00F33CD4">
                        <w:t>Diseño estructura nivel 2 con SketchUp</w:t>
                      </w:r>
                      <w:bookmarkEnd w:id="92"/>
                    </w:p>
                  </w:txbxContent>
                </v:textbox>
                <w10:wrap type="square"/>
              </v:shape>
            </w:pict>
          </mc:Fallback>
        </mc:AlternateContent>
      </w:r>
      <w:r>
        <w:rPr>
          <w:noProof/>
          <w:lang w:val="en-US" w:eastAsia="en-US"/>
        </w:rPr>
        <w:drawing>
          <wp:anchor distT="0" distB="0" distL="114300" distR="114300" simplePos="0" relativeHeight="251676672" behindDoc="0" locked="0" layoutInCell="1" allowOverlap="1" wp14:anchorId="3632E1DB" wp14:editId="590F69BF">
            <wp:simplePos x="0" y="0"/>
            <wp:positionH relativeFrom="column">
              <wp:posOffset>2758440</wp:posOffset>
            </wp:positionH>
            <wp:positionV relativeFrom="paragraph">
              <wp:posOffset>755650</wp:posOffset>
            </wp:positionV>
            <wp:extent cx="2639060" cy="1924050"/>
            <wp:effectExtent l="0" t="0" r="8890" b="0"/>
            <wp:wrapSquare wrapText="bothSides"/>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39060" cy="1924050"/>
                    </a:xfrm>
                    <a:prstGeom prst="rect">
                      <a:avLst/>
                    </a:prstGeom>
                  </pic:spPr>
                </pic:pic>
              </a:graphicData>
            </a:graphic>
            <wp14:sizeRelH relativeFrom="page">
              <wp14:pctWidth>0</wp14:pctWidth>
            </wp14:sizeRelH>
            <wp14:sizeRelV relativeFrom="page">
              <wp14:pctHeight>0</wp14:pctHeight>
            </wp14:sizeRelV>
          </wp:anchor>
        </w:drawing>
      </w:r>
      <w:r>
        <w:rPr>
          <w:noProof/>
          <w:lang w:val="en-US" w:eastAsia="en-US"/>
        </w:rPr>
        <w:drawing>
          <wp:anchor distT="0" distB="0" distL="114300" distR="114300" simplePos="0" relativeHeight="251675648" behindDoc="0" locked="0" layoutInCell="1" allowOverlap="1" wp14:anchorId="3F58A066" wp14:editId="460E44FE">
            <wp:simplePos x="0" y="0"/>
            <wp:positionH relativeFrom="margin">
              <wp:posOffset>0</wp:posOffset>
            </wp:positionH>
            <wp:positionV relativeFrom="paragraph">
              <wp:posOffset>765810</wp:posOffset>
            </wp:positionV>
            <wp:extent cx="2452370" cy="1924685"/>
            <wp:effectExtent l="0" t="0" r="5080" b="0"/>
            <wp:wrapSquare wrapText="bothSides"/>
            <wp:docPr id="217" name="Imagen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52370" cy="1924685"/>
                    </a:xfrm>
                    <a:prstGeom prst="rect">
                      <a:avLst/>
                    </a:prstGeom>
                  </pic:spPr>
                </pic:pic>
              </a:graphicData>
            </a:graphic>
            <wp14:sizeRelH relativeFrom="page">
              <wp14:pctWidth>0</wp14:pctWidth>
            </wp14:sizeRelH>
            <wp14:sizeRelV relativeFrom="page">
              <wp14:pctHeight>0</wp14:pctHeight>
            </wp14:sizeRelV>
          </wp:anchor>
        </w:drawing>
      </w:r>
      <w:r w:rsidRPr="00F923C8">
        <w:rPr>
          <w:rFonts w:ascii="Arial" w:hAnsi="Arial" w:cs="Arial"/>
          <w:color w:val="333333"/>
          <w:sz w:val="24"/>
          <w:szCs w:val="24"/>
          <w:shd w:val="clear" w:color="auto" w:fill="FFFFFF"/>
        </w:rPr>
        <w:t>Para el armado de la estructura se procedió a</w:t>
      </w:r>
      <w:ins w:id="93" w:author="Nahuel Defossé" w:date="2018-03-22T19:23:00Z">
        <w:r w:rsidR="004D698E">
          <w:rPr>
            <w:rFonts w:ascii="Arial" w:hAnsi="Arial" w:cs="Arial"/>
            <w:color w:val="333333"/>
            <w:sz w:val="24"/>
            <w:szCs w:val="24"/>
            <w:shd w:val="clear" w:color="auto" w:fill="FFFFFF"/>
          </w:rPr>
          <w:t>l</w:t>
        </w:r>
      </w:ins>
      <w:r w:rsidRPr="00F923C8">
        <w:rPr>
          <w:rFonts w:ascii="Arial" w:hAnsi="Arial" w:cs="Arial"/>
          <w:color w:val="333333"/>
          <w:sz w:val="24"/>
          <w:szCs w:val="24"/>
          <w:shd w:val="clear" w:color="auto" w:fill="FFFFFF"/>
        </w:rPr>
        <w:t xml:space="preserve"> diseñ</w:t>
      </w:r>
      <w:ins w:id="94" w:author="Nahuel Defossé" w:date="2018-03-22T19:23:00Z">
        <w:r w:rsidR="004D698E">
          <w:rPr>
            <w:rFonts w:ascii="Arial" w:hAnsi="Arial" w:cs="Arial"/>
            <w:color w:val="333333"/>
            <w:sz w:val="24"/>
            <w:szCs w:val="24"/>
            <w:shd w:val="clear" w:color="auto" w:fill="FFFFFF"/>
          </w:rPr>
          <w:t>o</w:t>
        </w:r>
      </w:ins>
      <w:del w:id="95" w:author="Nahuel Defossé" w:date="2018-03-22T19:23:00Z">
        <w:r w:rsidRPr="00F923C8" w:rsidDel="004D698E">
          <w:rPr>
            <w:rFonts w:ascii="Arial" w:hAnsi="Arial" w:cs="Arial"/>
            <w:color w:val="333333"/>
            <w:sz w:val="24"/>
            <w:szCs w:val="24"/>
            <w:shd w:val="clear" w:color="auto" w:fill="FFFFFF"/>
          </w:rPr>
          <w:delText>ar</w:delText>
        </w:r>
      </w:del>
      <w:r w:rsidRPr="00F923C8">
        <w:rPr>
          <w:rFonts w:ascii="Arial" w:hAnsi="Arial" w:cs="Arial"/>
          <w:color w:val="333333"/>
          <w:sz w:val="24"/>
          <w:szCs w:val="24"/>
          <w:shd w:val="clear" w:color="auto" w:fill="FFFFFF"/>
        </w:rPr>
        <w:t xml:space="preserve"> </w:t>
      </w:r>
      <w:del w:id="96" w:author="Nahuel Defossé" w:date="2018-03-22T19:23:00Z">
        <w:r w:rsidRPr="00F923C8" w:rsidDel="004D698E">
          <w:rPr>
            <w:rFonts w:ascii="Arial" w:hAnsi="Arial" w:cs="Arial"/>
            <w:color w:val="333333"/>
            <w:sz w:val="24"/>
            <w:szCs w:val="24"/>
            <w:shd w:val="clear" w:color="auto" w:fill="FFFFFF"/>
          </w:rPr>
          <w:delText>en</w:delText>
        </w:r>
      </w:del>
      <w:r w:rsidRPr="00F923C8">
        <w:rPr>
          <w:rFonts w:ascii="Arial" w:hAnsi="Arial" w:cs="Arial"/>
          <w:color w:val="333333"/>
          <w:sz w:val="24"/>
          <w:szCs w:val="24"/>
          <w:shd w:val="clear" w:color="auto" w:fill="FFFFFF"/>
        </w:rPr>
        <w:t xml:space="preserve"> 3D las distintas piezas por medio del entorno de diseño gráfico SketchUp 2017. Se tomaron medidas de los distintos componentes y </w:t>
      </w:r>
      <w:del w:id="97" w:author="Nahuel Defossé" w:date="2018-03-22T19:26:00Z">
        <w:r w:rsidRPr="00F923C8" w:rsidDel="004D698E">
          <w:rPr>
            <w:rFonts w:ascii="Arial" w:hAnsi="Arial" w:cs="Arial"/>
            <w:color w:val="333333"/>
            <w:sz w:val="24"/>
            <w:szCs w:val="24"/>
            <w:shd w:val="clear" w:color="auto" w:fill="FFFFFF"/>
          </w:rPr>
          <w:delText xml:space="preserve">en base a ellas </w:delText>
        </w:r>
      </w:del>
      <w:del w:id="98" w:author="Nahuel Defossé" w:date="2018-03-22T19:25:00Z">
        <w:r w:rsidRPr="00F923C8" w:rsidDel="004D698E">
          <w:rPr>
            <w:rFonts w:ascii="Arial" w:hAnsi="Arial" w:cs="Arial"/>
            <w:color w:val="333333"/>
            <w:sz w:val="24"/>
            <w:szCs w:val="24"/>
            <w:shd w:val="clear" w:color="auto" w:fill="FFFFFF"/>
          </w:rPr>
          <w:delText xml:space="preserve">decidimos </w:delText>
        </w:r>
      </w:del>
      <w:ins w:id="99" w:author="Nahuel Defossé" w:date="2018-03-22T19:25:00Z">
        <w:r w:rsidR="004D698E">
          <w:rPr>
            <w:rFonts w:ascii="Arial" w:hAnsi="Arial" w:cs="Arial"/>
            <w:color w:val="333333"/>
            <w:sz w:val="24"/>
            <w:szCs w:val="24"/>
            <w:shd w:val="clear" w:color="auto" w:fill="FFFFFF"/>
          </w:rPr>
          <w:t xml:space="preserve">se </w:t>
        </w:r>
      </w:ins>
      <w:ins w:id="100" w:author="Nahuel Defossé" w:date="2018-03-22T19:26:00Z">
        <w:r w:rsidR="004D698E">
          <w:rPr>
            <w:rFonts w:ascii="Arial" w:hAnsi="Arial" w:cs="Arial"/>
            <w:color w:val="333333"/>
            <w:sz w:val="24"/>
            <w:szCs w:val="24"/>
            <w:shd w:val="clear" w:color="auto" w:fill="FFFFFF"/>
          </w:rPr>
          <w:t xml:space="preserve">decidió </w:t>
        </w:r>
      </w:ins>
      <w:ins w:id="101" w:author="Nahuel Defossé" w:date="2018-03-22T19:25:00Z">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dividir el gabinete del SAR en cuatro niveles.</w:t>
      </w:r>
    </w:p>
    <w:p w:rsidR="004D698E" w:rsidRDefault="004D698E" w:rsidP="007E6AF4">
      <w:pPr>
        <w:rPr>
          <w:ins w:id="102" w:author="Nahuel Defossé" w:date="2018-03-22T19:26:00Z"/>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del w:id="103" w:author="Nahuel Defossé" w:date="2018-03-22T19:27:00Z">
        <w:r w:rsidDel="004D698E">
          <w:rPr>
            <w:noProof/>
            <w:lang w:val="en-US" w:eastAsia="en-US"/>
          </w:rPr>
          <mc:AlternateContent>
            <mc:Choice Requires="wps">
              <w:drawing>
                <wp:anchor distT="0" distB="0" distL="114300" distR="114300" simplePos="0" relativeHeight="251696128" behindDoc="0" locked="0" layoutInCell="1" allowOverlap="1" wp14:anchorId="2C79993E" wp14:editId="4FF8B89D">
                  <wp:simplePos x="0" y="0"/>
                  <wp:positionH relativeFrom="column">
                    <wp:posOffset>2888615</wp:posOffset>
                  </wp:positionH>
                  <wp:positionV relativeFrom="paragraph">
                    <wp:posOffset>1478280</wp:posOffset>
                  </wp:positionV>
                  <wp:extent cx="2503170" cy="635"/>
                  <wp:effectExtent l="0" t="0" r="0" b="0"/>
                  <wp:wrapSquare wrapText="bothSides"/>
                  <wp:docPr id="301" name="Cuadro de texto 30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104" w:name="_Toc504154019"/>
                              <w:r>
                                <w:t xml:space="preserve">Ilustración </w:t>
                              </w:r>
                              <w:r w:rsidR="00414E7E">
                                <w:fldChar w:fldCharType="begin"/>
                              </w:r>
                              <w:r w:rsidR="00414E7E">
                                <w:instrText xml:space="preserve"> SEQ Ilustración \* ARABIC </w:instrText>
                              </w:r>
                              <w:r w:rsidR="00414E7E">
                                <w:fldChar w:fldCharType="separate"/>
                              </w:r>
                              <w:r>
                                <w:rPr>
                                  <w:noProof/>
                                </w:rPr>
                                <w:t>65</w:t>
                              </w:r>
                              <w:r w:rsidR="00414E7E">
                                <w:rPr>
                                  <w:noProof/>
                                </w:rPr>
                                <w:fldChar w:fldCharType="end"/>
                              </w:r>
                              <w:r>
                                <w:t xml:space="preserve"> - Impresión 3D del nivel 1</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79993E" id="Cuadro de texto 301" o:spid="_x0000_s1043" type="#_x0000_t202" style="position:absolute;left:0;text-align:left;margin-left:227.45pt;margin-top:116.4pt;width:197.1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" stroked="f">
                  <v:textbox style="mso-fit-shape-to-text:t" inset="0,0,0,0">
                    <w:txbxContent>
                      <w:p w:rsidR="007E6AF4" w:rsidRPr="0011121D" w:rsidRDefault="007E6AF4" w:rsidP="007E6AF4">
                        <w:pPr>
                          <w:pStyle w:val="Descripcin"/>
                          <w:jc w:val="center"/>
                          <w:rPr>
                            <w:rFonts w:ascii="Calibri" w:eastAsia="Calibri" w:hAnsi="Calibri" w:cs="Calibri"/>
                            <w:noProof/>
                            <w:color w:val="000000"/>
                            <w:lang w:val="es-ES_tradnl" w:eastAsia="es-ES_tradnl"/>
                          </w:rPr>
                        </w:pPr>
                        <w:bookmarkStart w:id="105" w:name="_Toc504154019"/>
                        <w:r>
                          <w:t xml:space="preserve">Ilustración </w:t>
                        </w:r>
                        <w:r w:rsidR="00414E7E">
                          <w:fldChar w:fldCharType="begin"/>
                        </w:r>
                        <w:r w:rsidR="00414E7E">
                          <w:instrText xml:space="preserve"> SEQ Ilustración \* ARABIC </w:instrText>
                        </w:r>
                        <w:r w:rsidR="00414E7E">
                          <w:fldChar w:fldCharType="separate"/>
                        </w:r>
                        <w:r>
                          <w:rPr>
                            <w:noProof/>
                          </w:rPr>
                          <w:t>65</w:t>
                        </w:r>
                        <w:r w:rsidR="00414E7E">
                          <w:rPr>
                            <w:noProof/>
                          </w:rPr>
                          <w:fldChar w:fldCharType="end"/>
                        </w:r>
                        <w:r>
                          <w:t xml:space="preserve"> - Impresión 3D del nivel 1</w:t>
                        </w:r>
                        <w:bookmarkEnd w:id="105"/>
                      </w:p>
                    </w:txbxContent>
                  </v:textbox>
                  <w10:wrap type="square"/>
                </v:shape>
              </w:pict>
            </mc:Fallback>
          </mc:AlternateContent>
        </w:r>
        <w:r w:rsidDel="004D698E">
          <w:rPr>
            <w:noProof/>
            <w:lang w:val="en-US" w:eastAsia="en-US"/>
          </w:rPr>
          <w:drawing>
            <wp:anchor distT="0" distB="0" distL="114300" distR="114300" simplePos="0" relativeHeight="251667456" behindDoc="0" locked="0" layoutInCell="1" allowOverlap="1" wp14:anchorId="13CF37C1" wp14:editId="0F9A9CFD">
              <wp:simplePos x="0" y="0"/>
              <wp:positionH relativeFrom="margin">
                <wp:posOffset>2888615</wp:posOffset>
              </wp:positionH>
              <wp:positionV relativeFrom="paragraph">
                <wp:posOffset>13335</wp:posOffset>
              </wp:positionV>
              <wp:extent cx="2503170" cy="1407795"/>
              <wp:effectExtent l="0" t="0" r="0" b="1905"/>
              <wp:wrapSquare wrapText="bothSides"/>
              <wp:docPr id="218" name="Imagen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3170"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23C8" w:rsidDel="004D698E">
          <w:rPr>
            <w:rFonts w:ascii="Arial" w:hAnsi="Arial" w:cs="Arial"/>
            <w:color w:val="333333"/>
            <w:sz w:val="24"/>
            <w:szCs w:val="24"/>
            <w:shd w:val="clear" w:color="auto" w:fill="FFFFFF"/>
          </w:rPr>
          <w:delText xml:space="preserve">Una </w:delText>
        </w:r>
      </w:del>
      <w:ins w:id="106" w:author="Nahuel Defossé" w:date="2018-03-22T19:27:00Z">
        <w:r w:rsidR="004D698E">
          <w:rPr>
            <w:noProof/>
            <w:lang w:val="en-US" w:eastAsia="en-US"/>
          </w:rPr>
          <mc:AlternateContent>
            <mc:Choice Requires="wps">
              <w:drawing>
                <wp:anchor distT="0" distB="0" distL="114300" distR="114300" simplePos="0" relativeHeight="251702272" behindDoc="0" locked="0" layoutInCell="1" allowOverlap="1" wp14:anchorId="334B769E" wp14:editId="71126B61">
                  <wp:simplePos x="0" y="0"/>
                  <wp:positionH relativeFrom="column">
                    <wp:posOffset>2888615</wp:posOffset>
                  </wp:positionH>
                  <wp:positionV relativeFrom="paragraph">
                    <wp:posOffset>1478280</wp:posOffset>
                  </wp:positionV>
                  <wp:extent cx="2503170" cy="635"/>
                  <wp:effectExtent l="0" t="0" r="0" b="0"/>
                  <wp:wrapSquare wrapText="bothSides"/>
                  <wp:docPr id="1" name="Cuadro de texto 1"/>
                  <wp:cNvGraphicFramePr/>
                  <a:graphic xmlns:a="http://schemas.openxmlformats.org/drawingml/2006/main">
                    <a:graphicData uri="http://schemas.microsoft.com/office/word/2010/wordprocessingShape">
                      <wps:wsp>
                        <wps:cNvSpPr txBox="1"/>
                        <wps:spPr>
                          <a:xfrm>
                            <a:off x="0" y="0"/>
                            <a:ext cx="2503170" cy="635"/>
                          </a:xfrm>
                          <a:prstGeom prst="rect">
                            <a:avLst/>
                          </a:prstGeom>
                          <a:solidFill>
                            <a:prstClr val="white"/>
                          </a:solidFill>
                          <a:ln>
                            <a:noFill/>
                          </a:ln>
                        </wps:spPr>
                        <wps:txbx>
                          <w:txbxContent>
                            <w:p w:rsidR="004D698E" w:rsidRPr="0011121D" w:rsidRDefault="004D698E" w:rsidP="007E6AF4">
                              <w:pPr>
                                <w:pStyle w:val="Descripcin"/>
                                <w:jc w:val="center"/>
                                <w:rPr>
                                  <w:rFonts w:ascii="Calibri" w:eastAsia="Calibri" w:hAnsi="Calibri" w:cs="Calibri"/>
                                  <w:noProof/>
                                  <w:color w:val="000000"/>
                                  <w:lang w:val="es-ES_tradnl" w:eastAsia="es-ES_tradnl"/>
                                </w:rPr>
                              </w:pPr>
                              <w:r>
                                <w:t xml:space="preserve">Ilustración </w:t>
                              </w:r>
                              <w:r>
                                <w:fldChar w:fldCharType="begin"/>
                              </w:r>
                              <w:r>
                                <w:instrText xml:space="preserve"> SEQ Ilustración \* ARABIC </w:instrText>
                              </w:r>
                              <w:r>
                                <w:fldChar w:fldCharType="separate"/>
                              </w:r>
                              <w:r>
                                <w:rPr>
                                  <w:noProof/>
                                </w:rPr>
                                <w:t>65</w:t>
                              </w:r>
                              <w:r>
                                <w:rPr>
                                  <w:noProof/>
                                </w:rPr>
                                <w:fldChar w:fldCharType="end"/>
                              </w:r>
                              <w:r>
                                <w:t xml:space="preserve"> - Impresión 3D del nivel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4B769E" id="Cuadro de texto 1" o:spid="_x0000_s1044" type="#_x0000_t202" style="position:absolute;left:0;text-align:left;margin-left:227.45pt;margin-top:116.4pt;width:197.1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" stroked="f">
                  <v:textbox style="mso-fit-shape-to-text:t" inset="0,0,0,0">
                    <w:txbxContent>
                      <w:p w:rsidR="004D698E" w:rsidRPr="0011121D" w:rsidRDefault="004D698E" w:rsidP="007E6AF4">
                        <w:pPr>
                          <w:pStyle w:val="Descripcin"/>
                          <w:jc w:val="center"/>
                          <w:rPr>
                            <w:rFonts w:ascii="Calibri" w:eastAsia="Calibri" w:hAnsi="Calibri" w:cs="Calibri"/>
                            <w:noProof/>
                            <w:color w:val="000000"/>
                            <w:lang w:val="es-ES_tradnl" w:eastAsia="es-ES_tradnl"/>
                          </w:rPr>
                        </w:pPr>
                        <w:r>
                          <w:t xml:space="preserve">Ilustración </w:t>
                        </w:r>
                        <w:r>
                          <w:fldChar w:fldCharType="begin"/>
                        </w:r>
                        <w:r>
                          <w:instrText xml:space="preserve"> SEQ Ilustración \* ARABIC </w:instrText>
                        </w:r>
                        <w:r>
                          <w:fldChar w:fldCharType="separate"/>
                        </w:r>
                        <w:r>
                          <w:rPr>
                            <w:noProof/>
                          </w:rPr>
                          <w:t>65</w:t>
                        </w:r>
                        <w:r>
                          <w:rPr>
                            <w:noProof/>
                          </w:rPr>
                          <w:fldChar w:fldCharType="end"/>
                        </w:r>
                        <w:r>
                          <w:t xml:space="preserve"> - Impresión 3D del nivel 1</w:t>
                        </w:r>
                      </w:p>
                    </w:txbxContent>
                  </v:textbox>
                  <w10:wrap type="square"/>
                </v:shape>
              </w:pict>
            </mc:Fallback>
          </mc:AlternateContent>
        </w:r>
        <w:r w:rsidR="004D698E">
          <w:rPr>
            <w:noProof/>
            <w:lang w:val="en-US" w:eastAsia="en-US"/>
          </w:rPr>
          <w:drawing>
            <wp:anchor distT="0" distB="0" distL="114300" distR="114300" simplePos="0" relativeHeight="251701248" behindDoc="0" locked="0" layoutInCell="1" allowOverlap="1" wp14:anchorId="6AAE5C3A" wp14:editId="3E14FDCE">
              <wp:simplePos x="0" y="0"/>
              <wp:positionH relativeFrom="margin">
                <wp:posOffset>2888615</wp:posOffset>
              </wp:positionH>
              <wp:positionV relativeFrom="paragraph">
                <wp:posOffset>13335</wp:posOffset>
              </wp:positionV>
              <wp:extent cx="2503170" cy="1407795"/>
              <wp:effectExtent l="0" t="0" r="0" b="190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03170" cy="1407795"/>
                      </a:xfrm>
                      <a:prstGeom prst="rect">
                        <a:avLst/>
                      </a:prstGeom>
                      <a:noFill/>
                      <a:ln>
                        <a:noFill/>
                      </a:ln>
                    </pic:spPr>
                  </pic:pic>
                </a:graphicData>
              </a:graphic>
              <wp14:sizeRelH relativeFrom="page">
                <wp14:pctWidth>0</wp14:pctWidth>
              </wp14:sizeRelH>
              <wp14:sizeRelV relativeFrom="page">
                <wp14:pctHeight>0</wp14:pctHeight>
              </wp14:sizeRelV>
            </wp:anchor>
          </w:drawing>
        </w:r>
        <w:r w:rsidR="004D698E">
          <w:rPr>
            <w:rFonts w:ascii="Arial" w:hAnsi="Arial" w:cs="Arial"/>
            <w:color w:val="333333"/>
            <w:sz w:val="24"/>
            <w:szCs w:val="24"/>
            <w:shd w:val="clear" w:color="auto" w:fill="FFFFFF"/>
          </w:rPr>
          <w:t>Una</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 xml:space="preserve">vez </w:t>
      </w:r>
      <w:del w:id="107" w:author="Nahuel Defossé" w:date="2018-03-22T19:27:00Z">
        <w:r w:rsidRPr="00F923C8" w:rsidDel="004D698E">
          <w:rPr>
            <w:rFonts w:ascii="Arial" w:hAnsi="Arial" w:cs="Arial"/>
            <w:color w:val="333333"/>
            <w:sz w:val="24"/>
            <w:szCs w:val="24"/>
            <w:shd w:val="clear" w:color="auto" w:fill="FFFFFF"/>
          </w:rPr>
          <w:delText>armados los modelos</w:delText>
        </w:r>
      </w:del>
      <w:ins w:id="108" w:author="Nahuel Defossé" w:date="2018-03-22T19:27:00Z">
        <w:r w:rsidR="004D698E">
          <w:rPr>
            <w:rFonts w:ascii="Arial" w:hAnsi="Arial" w:cs="Arial"/>
            <w:color w:val="333333"/>
            <w:sz w:val="24"/>
            <w:szCs w:val="24"/>
            <w:shd w:val="clear" w:color="auto" w:fill="FFFFFF"/>
          </w:rPr>
          <w:t>completado el proceso de modelado se procedió</w:t>
        </w:r>
      </w:ins>
      <w:del w:id="109" w:author="Nahuel Defossé" w:date="2018-03-22T19:27:00Z">
        <w:r w:rsidRPr="00F923C8" w:rsidDel="004D698E">
          <w:rPr>
            <w:rFonts w:ascii="Arial" w:hAnsi="Arial" w:cs="Arial"/>
            <w:color w:val="333333"/>
            <w:sz w:val="24"/>
            <w:szCs w:val="24"/>
            <w:shd w:val="clear" w:color="auto" w:fill="FFFFFF"/>
          </w:rPr>
          <w:delText xml:space="preserve"> de los distintos niveles, fuimos imprimiendo los mismos </w:delText>
        </w:r>
      </w:del>
      <w:ins w:id="110" w:author="Nahuel Defossé" w:date="2018-03-22T19:27:00Z">
        <w:r w:rsidR="004D698E">
          <w:rPr>
            <w:rFonts w:ascii="Arial" w:hAnsi="Arial" w:cs="Arial"/>
            <w:color w:val="333333"/>
            <w:sz w:val="24"/>
            <w:szCs w:val="24"/>
            <w:shd w:val="clear" w:color="auto" w:fill="FFFFFF"/>
          </w:rPr>
          <w:t xml:space="preserve"> a la impresión </w:t>
        </w:r>
      </w:ins>
      <w:r w:rsidRPr="00F923C8">
        <w:rPr>
          <w:rFonts w:ascii="Arial" w:hAnsi="Arial" w:cs="Arial"/>
          <w:color w:val="333333"/>
          <w:sz w:val="24"/>
          <w:szCs w:val="24"/>
          <w:shd w:val="clear" w:color="auto" w:fill="FFFFFF"/>
        </w:rPr>
        <w:t>mediante una impresora 3D.</w:t>
      </w:r>
      <w:ins w:id="111" w:author="Nahuel Defossé" w:date="2018-03-22T19:27:00Z">
        <w:r w:rsidR="004D698E">
          <w:rPr>
            <w:rFonts w:ascii="Arial" w:hAnsi="Arial" w:cs="Arial"/>
            <w:color w:val="333333"/>
            <w:sz w:val="24"/>
            <w:szCs w:val="24"/>
            <w:shd w:val="clear" w:color="auto" w:fill="FFFFFF"/>
          </w:rPr>
          <w:t xml:space="preserve"> A continuación se detallan los niveles.</w:t>
        </w:r>
      </w:ins>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b/>
          <w:color w:val="333333"/>
          <w:sz w:val="24"/>
          <w:szCs w:val="24"/>
          <w:u w:val="single"/>
          <w:shd w:val="clear" w:color="auto" w:fill="FFFFFF"/>
        </w:rPr>
      </w:pPr>
    </w:p>
    <w:p w:rsidR="007E6AF4" w:rsidRPr="00C565EC" w:rsidRDefault="007E6AF4" w:rsidP="007E6AF4">
      <w:pPr>
        <w:pStyle w:val="Ttulo3"/>
        <w:rPr>
          <w:b w:val="0"/>
          <w:sz w:val="28"/>
          <w:szCs w:val="28"/>
        </w:rPr>
      </w:pPr>
      <w:bookmarkStart w:id="112" w:name="_Toc504153955"/>
      <w:r w:rsidRPr="00C565EC">
        <w:rPr>
          <w:b w:val="0"/>
          <w:sz w:val="28"/>
          <w:szCs w:val="28"/>
        </w:rPr>
        <w:t>9.2.2 Los 4 niveles</w:t>
      </w:r>
      <w:bookmarkEnd w:id="112"/>
    </w:p>
    <w:p w:rsidR="007E6AF4" w:rsidRDefault="007E6AF4" w:rsidP="007E6AF4">
      <w:pPr>
        <w:rPr>
          <w:rFonts w:ascii="Arial" w:hAnsi="Arial" w:cs="Arial"/>
          <w:b/>
          <w:color w:val="333333"/>
          <w:sz w:val="24"/>
          <w:szCs w:val="24"/>
          <w:u w:val="single"/>
          <w:shd w:val="clear" w:color="auto" w:fill="FFFFFF"/>
        </w:rPr>
      </w:pPr>
    </w:p>
    <w:p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1</w:t>
      </w:r>
      <w:r w:rsidRPr="00F923C8">
        <w:rPr>
          <w:rFonts w:ascii="Arial" w:hAnsi="Arial" w:cs="Arial"/>
          <w:color w:val="333333"/>
          <w:sz w:val="24"/>
          <w:szCs w:val="24"/>
          <w:shd w:val="clear" w:color="auto" w:fill="FFFFFF"/>
        </w:rPr>
        <w:t>: El primer nivel es en donde se instalaron los motores, con distintas piezas estructurales metálicas diseñadas exclusivamente para dicha función, además se encuentran los dos puentes H L298N conectados a cada par de motores respectivamente. Cada motor cuenta con su rueda de plástico.</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8176" behindDoc="0" locked="0" layoutInCell="1" allowOverlap="1" wp14:anchorId="39856064" wp14:editId="4CCFA4EF">
                <wp:simplePos x="0" y="0"/>
                <wp:positionH relativeFrom="column">
                  <wp:posOffset>-3175</wp:posOffset>
                </wp:positionH>
                <wp:positionV relativeFrom="paragraph">
                  <wp:posOffset>1426210</wp:posOffset>
                </wp:positionV>
                <wp:extent cx="1734185" cy="635"/>
                <wp:effectExtent l="0" t="0" r="0" b="0"/>
                <wp:wrapSquare wrapText="bothSides"/>
                <wp:docPr id="302" name="Cuadro de texto 302"/>
                <wp:cNvGraphicFramePr/>
                <a:graphic xmlns:a="http://schemas.openxmlformats.org/drawingml/2006/main">
                  <a:graphicData uri="http://schemas.microsoft.com/office/word/2010/wordprocessingShape">
                    <wps:wsp>
                      <wps:cNvSpPr txBox="1"/>
                      <wps:spPr>
                        <a:xfrm>
                          <a:off x="0" y="0"/>
                          <a:ext cx="1734185" cy="635"/>
                        </a:xfrm>
                        <a:prstGeom prst="rect">
                          <a:avLst/>
                        </a:prstGeom>
                        <a:solidFill>
                          <a:prstClr val="white"/>
                        </a:solidFill>
                        <a:ln>
                          <a:noFill/>
                        </a:ln>
                      </wps:spPr>
                      <wps:txbx>
                        <w:txbxContent>
                          <w:p w:rsidR="007E6AF4" w:rsidRPr="00AF733A" w:rsidRDefault="007E6AF4" w:rsidP="007E6AF4">
                            <w:pPr>
                              <w:pStyle w:val="Descripcin"/>
                              <w:rPr>
                                <w:rFonts w:ascii="Calibri" w:eastAsia="Calibri" w:hAnsi="Calibri" w:cs="Calibri"/>
                                <w:noProof/>
                                <w:color w:val="000000"/>
                                <w:lang w:val="es-ES_tradnl" w:eastAsia="es-ES_tradnl"/>
                              </w:rPr>
                            </w:pPr>
                            <w:bookmarkStart w:id="113" w:name="_Toc504154020"/>
                            <w:r>
                              <w:t xml:space="preserve">Ilustración </w:t>
                            </w:r>
                            <w:r w:rsidR="00414E7E">
                              <w:fldChar w:fldCharType="begin"/>
                            </w:r>
                            <w:r w:rsidR="00414E7E">
                              <w:instrText xml:space="preserve"> SEQ Ilustración \* ARABIC </w:instrText>
                            </w:r>
                            <w:r w:rsidR="00414E7E">
                              <w:fldChar w:fldCharType="separate"/>
                            </w:r>
                            <w:r>
                              <w:rPr>
                                <w:noProof/>
                              </w:rPr>
                              <w:t>66</w:t>
                            </w:r>
                            <w:r w:rsidR="00414E7E">
                              <w:rPr>
                                <w:noProof/>
                              </w:rPr>
                              <w:fldChar w:fldCharType="end"/>
                            </w:r>
                            <w:r>
                              <w:t xml:space="preserve"> - </w:t>
                            </w:r>
                            <w:r w:rsidRPr="00604051">
                              <w:t>Nivel 2 descubierto</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56064" id="Cuadro de texto 302" o:spid="_x0000_s1045" type="#_x0000_t202" style="position:absolute;left:0;text-align:left;margin-left:-.25pt;margin-top:112.3pt;width:136.5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" stroked="f">
                <v:textbox style="mso-fit-shape-to-text:t" inset="0,0,0,0">
                  <w:txbxContent>
                    <w:p w:rsidR="007E6AF4" w:rsidRPr="00AF733A" w:rsidRDefault="007E6AF4" w:rsidP="007E6AF4">
                      <w:pPr>
                        <w:pStyle w:val="Descripcin"/>
                        <w:rPr>
                          <w:rFonts w:ascii="Calibri" w:eastAsia="Calibri" w:hAnsi="Calibri" w:cs="Calibri"/>
                          <w:noProof/>
                          <w:color w:val="000000"/>
                          <w:lang w:val="es-ES_tradnl" w:eastAsia="es-ES_tradnl"/>
                        </w:rPr>
                      </w:pPr>
                      <w:bookmarkStart w:id="114" w:name="_Toc504154020"/>
                      <w:r>
                        <w:t xml:space="preserve">Ilustración </w:t>
                      </w:r>
                      <w:r w:rsidR="00414E7E">
                        <w:fldChar w:fldCharType="begin"/>
                      </w:r>
                      <w:r w:rsidR="00414E7E">
                        <w:instrText xml:space="preserve"> SEQ Ilustración \* ARABIC </w:instrText>
                      </w:r>
                      <w:r w:rsidR="00414E7E">
                        <w:fldChar w:fldCharType="separate"/>
                      </w:r>
                      <w:r>
                        <w:rPr>
                          <w:noProof/>
                        </w:rPr>
                        <w:t>66</w:t>
                      </w:r>
                      <w:r w:rsidR="00414E7E">
                        <w:rPr>
                          <w:noProof/>
                        </w:rPr>
                        <w:fldChar w:fldCharType="end"/>
                      </w:r>
                      <w:r>
                        <w:t xml:space="preserve"> - </w:t>
                      </w:r>
                      <w:r w:rsidRPr="00604051">
                        <w:t>Nivel 2 descubierto</w:t>
                      </w:r>
                      <w:bookmarkEnd w:id="114"/>
                    </w:p>
                  </w:txbxContent>
                </v:textbox>
                <w10:wrap type="square"/>
              </v:shape>
            </w:pict>
          </mc:Fallback>
        </mc:AlternateContent>
      </w:r>
      <w:r>
        <w:rPr>
          <w:noProof/>
          <w:lang w:val="en-US" w:eastAsia="en-US"/>
        </w:rPr>
        <w:drawing>
          <wp:anchor distT="0" distB="0" distL="114300" distR="114300" simplePos="0" relativeHeight="251668480" behindDoc="0" locked="0" layoutInCell="1" allowOverlap="1" wp14:anchorId="54F73F09" wp14:editId="2C3A30C9">
            <wp:simplePos x="0" y="0"/>
            <wp:positionH relativeFrom="column">
              <wp:posOffset>-3365</wp:posOffset>
            </wp:positionH>
            <wp:positionV relativeFrom="paragraph">
              <wp:posOffset>53</wp:posOffset>
            </wp:positionV>
            <wp:extent cx="1734796" cy="1369536"/>
            <wp:effectExtent l="0" t="0" r="0" b="254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9312" t="5908" r="18337" b="6597"/>
                    <a:stretch/>
                  </pic:blipFill>
                  <pic:spPr bwMode="auto">
                    <a:xfrm>
                      <a:off x="0" y="0"/>
                      <a:ext cx="1734796" cy="136953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2</w:t>
      </w:r>
      <w:r w:rsidRPr="00F923C8">
        <w:rPr>
          <w:rFonts w:ascii="Arial" w:hAnsi="Arial" w:cs="Arial"/>
          <w:color w:val="333333"/>
          <w:sz w:val="24"/>
          <w:szCs w:val="24"/>
          <w:shd w:val="clear" w:color="auto" w:fill="FFFFFF"/>
        </w:rPr>
        <w:t xml:space="preserve">: En este nivel se </w:t>
      </w:r>
      <w:del w:id="115" w:author="Nahuel Defossé" w:date="2018-03-22T19:28:00Z">
        <w:r w:rsidRPr="00F923C8" w:rsidDel="004D698E">
          <w:rPr>
            <w:rFonts w:ascii="Arial" w:hAnsi="Arial" w:cs="Arial"/>
            <w:color w:val="333333"/>
            <w:sz w:val="24"/>
            <w:szCs w:val="24"/>
            <w:shd w:val="clear" w:color="auto" w:fill="FFFFFF"/>
          </w:rPr>
          <w:delText xml:space="preserve">adhirió </w:delText>
        </w:r>
      </w:del>
      <w:ins w:id="116" w:author="Nahuel Defossé" w:date="2018-03-22T19:28:00Z">
        <w:r w:rsidR="004D698E">
          <w:rPr>
            <w:rFonts w:ascii="Arial" w:hAnsi="Arial" w:cs="Arial"/>
            <w:color w:val="333333"/>
            <w:sz w:val="24"/>
            <w:szCs w:val="24"/>
            <w:shd w:val="clear" w:color="auto" w:fill="FFFFFF"/>
          </w:rPr>
          <w:t>sujetó</w:t>
        </w:r>
        <w:r w:rsidR="004D698E" w:rsidRPr="00F923C8">
          <w:rPr>
            <w:rFonts w:ascii="Arial" w:hAnsi="Arial" w:cs="Arial"/>
            <w:color w:val="333333"/>
            <w:sz w:val="24"/>
            <w:szCs w:val="24"/>
            <w:shd w:val="clear" w:color="auto" w:fill="FFFFFF"/>
          </w:rPr>
          <w:t xml:space="preserve"> </w:t>
        </w:r>
      </w:ins>
      <w:del w:id="117" w:author="Nahuel Defossé" w:date="2018-03-22T19:28:00Z">
        <w:r w:rsidRPr="00F923C8" w:rsidDel="004D698E">
          <w:rPr>
            <w:rFonts w:ascii="Arial" w:hAnsi="Arial" w:cs="Arial"/>
            <w:color w:val="333333"/>
            <w:sz w:val="24"/>
            <w:szCs w:val="24"/>
            <w:shd w:val="clear" w:color="auto" w:fill="FFFFFF"/>
          </w:rPr>
          <w:delText xml:space="preserve">con </w:delText>
        </w:r>
      </w:del>
      <w:ins w:id="118" w:author="Nahuel Defossé" w:date="2018-03-22T19:28:00Z">
        <w:r w:rsidR="004D698E">
          <w:rPr>
            <w:rFonts w:ascii="Arial" w:hAnsi="Arial" w:cs="Arial"/>
            <w:color w:val="333333"/>
            <w:sz w:val="24"/>
            <w:szCs w:val="24"/>
            <w:shd w:val="clear" w:color="auto" w:fill="FFFFFF"/>
          </w:rPr>
          <w:t>mediante</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tornillos el Arduino Mega y la mini protoboard</w:t>
      </w:r>
      <w:ins w:id="119" w:author="Nahuel Defossé" w:date="2018-03-22T19:29:00Z">
        <w:r w:rsidR="004D698E">
          <w:rPr>
            <w:rFonts w:ascii="Arial" w:hAnsi="Arial" w:cs="Arial"/>
            <w:color w:val="333333"/>
            <w:sz w:val="24"/>
            <w:szCs w:val="24"/>
            <w:shd w:val="clear" w:color="auto" w:fill="FFFFFF"/>
          </w:rPr>
          <w:t>, dónde se realizó la interconexión de los componentes. A</w:t>
        </w:r>
      </w:ins>
      <w:del w:id="120" w:author="Nahuel Defossé" w:date="2018-03-22T19:28:00Z">
        <w:r w:rsidRPr="00F923C8" w:rsidDel="004D698E">
          <w:rPr>
            <w:rFonts w:ascii="Arial" w:hAnsi="Arial" w:cs="Arial"/>
            <w:color w:val="333333"/>
            <w:sz w:val="24"/>
            <w:szCs w:val="24"/>
            <w:shd w:val="clear" w:color="auto" w:fill="FFFFFF"/>
          </w:rPr>
          <w:delText xml:space="preserve"> cada uno con sus respectivas conexiones, a</w:delText>
        </w:r>
      </w:del>
      <w:r w:rsidRPr="00F923C8">
        <w:rPr>
          <w:rFonts w:ascii="Arial" w:hAnsi="Arial" w:cs="Arial"/>
          <w:color w:val="333333"/>
          <w:sz w:val="24"/>
          <w:szCs w:val="24"/>
          <w:shd w:val="clear" w:color="auto" w:fill="FFFFFF"/>
        </w:rPr>
        <w:t xml:space="preserve">demás </w:t>
      </w:r>
      <w:del w:id="121" w:author="Nahuel Defossé" w:date="2018-03-22T19:29:00Z">
        <w:r w:rsidRPr="00F923C8" w:rsidDel="004D698E">
          <w:rPr>
            <w:rFonts w:ascii="Arial" w:hAnsi="Arial" w:cs="Arial"/>
            <w:color w:val="333333"/>
            <w:sz w:val="24"/>
            <w:szCs w:val="24"/>
            <w:shd w:val="clear" w:color="auto" w:fill="FFFFFF"/>
          </w:rPr>
          <w:delText>de</w:delText>
        </w:r>
        <w:r w:rsidDel="004D698E">
          <w:rPr>
            <w:rFonts w:ascii="Arial" w:hAnsi="Arial" w:cs="Arial"/>
            <w:color w:val="333333"/>
            <w:sz w:val="24"/>
            <w:szCs w:val="24"/>
            <w:shd w:val="clear" w:color="auto" w:fill="FFFFFF"/>
          </w:rPr>
          <w:delText>l</w:delText>
        </w:r>
        <w:r w:rsidRPr="00F923C8" w:rsidDel="004D698E">
          <w:rPr>
            <w:rFonts w:ascii="Arial" w:hAnsi="Arial" w:cs="Arial"/>
            <w:color w:val="333333"/>
            <w:sz w:val="24"/>
            <w:szCs w:val="24"/>
            <w:shd w:val="clear" w:color="auto" w:fill="FFFFFF"/>
          </w:rPr>
          <w:delText xml:space="preserve"> </w:delText>
        </w:r>
      </w:del>
      <w:ins w:id="122" w:author="Nahuel Defossé" w:date="2018-03-22T19:29:00Z">
        <w:r w:rsidR="004D698E">
          <w:rPr>
            <w:rFonts w:ascii="Arial" w:hAnsi="Arial" w:cs="Arial"/>
            <w:color w:val="333333"/>
            <w:sz w:val="24"/>
            <w:szCs w:val="24"/>
            <w:shd w:val="clear" w:color="auto" w:fill="FFFFFF"/>
          </w:rPr>
          <w:t>se encuentra en este nivel el</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porta pilas utilizado</w:t>
      </w:r>
      <w:del w:id="123" w:author="Nahuel Defossé" w:date="2018-03-22T19:29:00Z">
        <w:r w:rsidRPr="00F923C8" w:rsidDel="004D698E">
          <w:rPr>
            <w:rFonts w:ascii="Arial" w:hAnsi="Arial" w:cs="Arial"/>
            <w:color w:val="333333"/>
            <w:sz w:val="24"/>
            <w:szCs w:val="24"/>
            <w:shd w:val="clear" w:color="auto" w:fill="FFFFFF"/>
          </w:rPr>
          <w:delText>s</w:delText>
        </w:r>
      </w:del>
      <w:r w:rsidRPr="00F923C8">
        <w:rPr>
          <w:rFonts w:ascii="Arial" w:hAnsi="Arial" w:cs="Arial"/>
          <w:color w:val="333333"/>
          <w:sz w:val="24"/>
          <w:szCs w:val="24"/>
          <w:shd w:val="clear" w:color="auto" w:fill="FFFFFF"/>
        </w:rPr>
        <w:t xml:space="preserve"> para la alimentación de los motores. En </w:t>
      </w:r>
      <w:del w:id="124" w:author="Nahuel Defossé" w:date="2018-03-22T19:30:00Z">
        <w:r w:rsidRPr="00F923C8" w:rsidDel="004D698E">
          <w:rPr>
            <w:rFonts w:ascii="Arial" w:hAnsi="Arial" w:cs="Arial"/>
            <w:color w:val="333333"/>
            <w:sz w:val="24"/>
            <w:szCs w:val="24"/>
            <w:shd w:val="clear" w:color="auto" w:fill="FFFFFF"/>
          </w:rPr>
          <w:delText xml:space="preserve">su </w:delText>
        </w:r>
      </w:del>
      <w:ins w:id="125" w:author="Nahuel Defossé" w:date="2018-03-22T19:30:00Z">
        <w:r w:rsidR="004D698E">
          <w:rPr>
            <w:rFonts w:ascii="Arial" w:hAnsi="Arial" w:cs="Arial"/>
            <w:color w:val="333333"/>
            <w:sz w:val="24"/>
            <w:szCs w:val="24"/>
            <w:shd w:val="clear" w:color="auto" w:fill="FFFFFF"/>
          </w:rPr>
          <w:t>el</w:t>
        </w:r>
        <w:r w:rsidR="004D698E" w:rsidRPr="00F923C8">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frente se colocó uno de los sensores ultrasónicos HC-SR04 que verifica la presencia de objetos en la parte delantera del SAR.</w:t>
      </w:r>
    </w:p>
    <w:p w:rsidR="007E6AF4"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r>
        <w:rPr>
          <w:noProof/>
          <w:lang w:val="en-US" w:eastAsia="en-US"/>
        </w:rPr>
        <mc:AlternateContent>
          <mc:Choice Requires="wps">
            <w:drawing>
              <wp:anchor distT="0" distB="0" distL="114300" distR="114300" simplePos="0" relativeHeight="251699200" behindDoc="0" locked="0" layoutInCell="1" allowOverlap="1" wp14:anchorId="4F6E53CE" wp14:editId="5691D5EF">
                <wp:simplePos x="0" y="0"/>
                <wp:positionH relativeFrom="column">
                  <wp:posOffset>2894330</wp:posOffset>
                </wp:positionH>
                <wp:positionV relativeFrom="paragraph">
                  <wp:posOffset>2871470</wp:posOffset>
                </wp:positionV>
                <wp:extent cx="2505710" cy="635"/>
                <wp:effectExtent l="0" t="0" r="0" b="0"/>
                <wp:wrapSquare wrapText="bothSides"/>
                <wp:docPr id="303" name="Cuadro de texto 303"/>
                <wp:cNvGraphicFramePr/>
                <a:graphic xmlns:a="http://schemas.openxmlformats.org/drawingml/2006/main">
                  <a:graphicData uri="http://schemas.microsoft.com/office/word/2010/wordprocessingShape">
                    <wps:wsp>
                      <wps:cNvSpPr txBox="1"/>
                      <wps:spPr>
                        <a:xfrm>
                          <a:off x="0" y="0"/>
                          <a:ext cx="2505710" cy="635"/>
                        </a:xfrm>
                        <a:prstGeom prst="rect">
                          <a:avLst/>
                        </a:prstGeom>
                        <a:solidFill>
                          <a:prstClr val="white"/>
                        </a:solidFill>
                        <a:ln>
                          <a:noFill/>
                        </a:ln>
                      </wps:spPr>
                      <wps:txbx>
                        <w:txbxContent>
                          <w:p w:rsidR="007E6AF4" w:rsidRPr="007A1339" w:rsidRDefault="007E6AF4" w:rsidP="007E6AF4">
                            <w:pPr>
                              <w:pStyle w:val="Descripcin"/>
                              <w:rPr>
                                <w:rFonts w:ascii="Calibri" w:eastAsia="Calibri" w:hAnsi="Calibri" w:cs="Calibri"/>
                                <w:noProof/>
                                <w:color w:val="000000"/>
                                <w:lang w:val="es-ES_tradnl" w:eastAsia="es-ES_tradnl"/>
                              </w:rPr>
                            </w:pPr>
                            <w:bookmarkStart w:id="126" w:name="_Toc504154021"/>
                            <w:r>
                              <w:t xml:space="preserve">Ilustración </w:t>
                            </w:r>
                            <w:r w:rsidR="00414E7E">
                              <w:fldChar w:fldCharType="begin"/>
                            </w:r>
                            <w:r w:rsidR="00414E7E">
                              <w:instrText xml:space="preserve"> SEQ Ilustración \* ARABIC </w:instrText>
                            </w:r>
                            <w:r w:rsidR="00414E7E">
                              <w:fldChar w:fldCharType="separate"/>
                            </w:r>
                            <w:r>
                              <w:rPr>
                                <w:noProof/>
                              </w:rPr>
                              <w:t>67</w:t>
                            </w:r>
                            <w:r w:rsidR="00414E7E">
                              <w:rPr>
                                <w:noProof/>
                              </w:rPr>
                              <w:fldChar w:fldCharType="end"/>
                            </w:r>
                            <w:r>
                              <w:t xml:space="preserve"> - </w:t>
                            </w:r>
                            <w:r w:rsidRPr="009960AB">
                              <w:t>RM Vista Lateral</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6E53CE" id="Cuadro de texto 303" o:spid="_x0000_s1046" type="#_x0000_t202" style="position:absolute;left:0;text-align:left;margin-left:227.9pt;margin-top:226.1pt;width:197.3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" stroked="f">
                <v:textbox style="mso-fit-shape-to-text:t" inset="0,0,0,0">
                  <w:txbxContent>
                    <w:p w:rsidR="007E6AF4" w:rsidRPr="007A1339" w:rsidRDefault="007E6AF4" w:rsidP="007E6AF4">
                      <w:pPr>
                        <w:pStyle w:val="Descripcin"/>
                        <w:rPr>
                          <w:rFonts w:ascii="Calibri" w:eastAsia="Calibri" w:hAnsi="Calibri" w:cs="Calibri"/>
                          <w:noProof/>
                          <w:color w:val="000000"/>
                          <w:lang w:val="es-ES_tradnl" w:eastAsia="es-ES_tradnl"/>
                        </w:rPr>
                      </w:pPr>
                      <w:bookmarkStart w:id="127" w:name="_Toc504154021"/>
                      <w:r>
                        <w:t xml:space="preserve">Ilustración </w:t>
                      </w:r>
                      <w:r w:rsidR="00414E7E">
                        <w:fldChar w:fldCharType="begin"/>
                      </w:r>
                      <w:r w:rsidR="00414E7E">
                        <w:instrText xml:space="preserve"> SEQ Ilustración \* ARABIC </w:instrText>
                      </w:r>
                      <w:r w:rsidR="00414E7E">
                        <w:fldChar w:fldCharType="separate"/>
                      </w:r>
                      <w:r>
                        <w:rPr>
                          <w:noProof/>
                        </w:rPr>
                        <w:t>67</w:t>
                      </w:r>
                      <w:r w:rsidR="00414E7E">
                        <w:rPr>
                          <w:noProof/>
                        </w:rPr>
                        <w:fldChar w:fldCharType="end"/>
                      </w:r>
                      <w:r>
                        <w:t xml:space="preserve"> - </w:t>
                      </w:r>
                      <w:r w:rsidRPr="009960AB">
                        <w:t>RM Vista Lateral</w:t>
                      </w:r>
                      <w:bookmarkEnd w:id="127"/>
                    </w:p>
                  </w:txbxContent>
                </v:textbox>
                <w10:wrap type="square"/>
              </v:shape>
            </w:pict>
          </mc:Fallback>
        </mc:AlternateContent>
      </w:r>
      <w:r>
        <w:rPr>
          <w:noProof/>
          <w:lang w:val="en-US" w:eastAsia="en-US"/>
        </w:rPr>
        <w:drawing>
          <wp:anchor distT="0" distB="0" distL="114300" distR="114300" simplePos="0" relativeHeight="251669504" behindDoc="0" locked="0" layoutInCell="1" allowOverlap="1" wp14:anchorId="33C91255" wp14:editId="43D11EEB">
            <wp:simplePos x="0" y="0"/>
            <wp:positionH relativeFrom="margin">
              <wp:posOffset>2751455</wp:posOffset>
            </wp:positionH>
            <wp:positionV relativeFrom="paragraph">
              <wp:posOffset>165735</wp:posOffset>
            </wp:positionV>
            <wp:extent cx="2791460" cy="2505710"/>
            <wp:effectExtent l="0" t="9525" r="0" b="0"/>
            <wp:wrapSquare wrapText="bothSides"/>
            <wp:docPr id="219" name="Imagen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30338" t="2558" r="8590"/>
                    <a:stretch/>
                  </pic:blipFill>
                  <pic:spPr bwMode="auto">
                    <a:xfrm rot="5400000">
                      <a:off x="0" y="0"/>
                      <a:ext cx="2791460" cy="25057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923C8">
        <w:rPr>
          <w:rFonts w:ascii="Arial" w:hAnsi="Arial" w:cs="Arial"/>
          <w:b/>
          <w:color w:val="333333"/>
          <w:sz w:val="24"/>
          <w:szCs w:val="24"/>
          <w:u w:val="single"/>
          <w:shd w:val="clear" w:color="auto" w:fill="FFFFFF"/>
        </w:rPr>
        <w:t>Nivel 3</w:t>
      </w:r>
      <w:r w:rsidRPr="00F923C8">
        <w:rPr>
          <w:rFonts w:ascii="Arial" w:hAnsi="Arial" w:cs="Arial"/>
          <w:color w:val="333333"/>
          <w:sz w:val="24"/>
          <w:szCs w:val="24"/>
          <w:shd w:val="clear" w:color="auto" w:fill="FFFFFF"/>
        </w:rPr>
        <w:t xml:space="preserve">: En </w:t>
      </w:r>
      <w:r>
        <w:rPr>
          <w:rFonts w:ascii="Arial" w:hAnsi="Arial" w:cs="Arial"/>
          <w:color w:val="333333"/>
          <w:sz w:val="24"/>
          <w:szCs w:val="24"/>
          <w:shd w:val="clear" w:color="auto" w:fill="FFFFFF"/>
        </w:rPr>
        <w:t>e</w:t>
      </w:r>
      <w:r w:rsidRPr="00F923C8">
        <w:rPr>
          <w:rFonts w:ascii="Arial" w:hAnsi="Arial" w:cs="Arial"/>
          <w:color w:val="333333"/>
          <w:sz w:val="24"/>
          <w:szCs w:val="24"/>
          <w:shd w:val="clear" w:color="auto" w:fill="FFFFFF"/>
        </w:rPr>
        <w:t xml:space="preserve">l tercer nivel se encuentra la Raspberry Pi y el Arduino </w:t>
      </w:r>
      <w:r>
        <w:rPr>
          <w:rFonts w:ascii="Arial" w:hAnsi="Arial" w:cs="Arial"/>
          <w:color w:val="333333"/>
          <w:sz w:val="24"/>
          <w:szCs w:val="24"/>
          <w:shd w:val="clear" w:color="auto" w:fill="FFFFFF"/>
        </w:rPr>
        <w:t>N</w:t>
      </w:r>
      <w:r w:rsidRPr="00F923C8">
        <w:rPr>
          <w:rFonts w:ascii="Arial" w:hAnsi="Arial" w:cs="Arial"/>
          <w:color w:val="333333"/>
          <w:sz w:val="24"/>
          <w:szCs w:val="24"/>
          <w:shd w:val="clear" w:color="auto" w:fill="FFFFFF"/>
        </w:rPr>
        <w:t>ano</w:t>
      </w:r>
      <w:del w:id="128" w:author="Nahuel Defossé" w:date="2018-03-22T19:30:00Z">
        <w:r w:rsidRPr="00F923C8" w:rsidDel="004D698E">
          <w:rPr>
            <w:rFonts w:ascii="Arial" w:hAnsi="Arial" w:cs="Arial"/>
            <w:color w:val="333333"/>
            <w:sz w:val="24"/>
            <w:szCs w:val="24"/>
            <w:shd w:val="clear" w:color="auto" w:fill="FFFFFF"/>
          </w:rPr>
          <w:delText>,</w:delText>
        </w:r>
      </w:del>
      <w:r w:rsidRPr="00F923C8">
        <w:rPr>
          <w:rFonts w:ascii="Arial" w:hAnsi="Arial" w:cs="Arial"/>
          <w:color w:val="333333"/>
          <w:sz w:val="24"/>
          <w:szCs w:val="24"/>
          <w:shd w:val="clear" w:color="auto" w:fill="FFFFFF"/>
        </w:rPr>
        <w:t xml:space="preserve"> en conjunto con </w:t>
      </w:r>
      <w:r>
        <w:rPr>
          <w:rFonts w:ascii="Arial" w:hAnsi="Arial" w:cs="Arial"/>
          <w:color w:val="333333"/>
          <w:sz w:val="24"/>
          <w:szCs w:val="24"/>
          <w:shd w:val="clear" w:color="auto" w:fill="FFFFFF"/>
        </w:rPr>
        <w:t xml:space="preserve">variados </w:t>
      </w:r>
      <w:r w:rsidRPr="00F923C8">
        <w:rPr>
          <w:rFonts w:ascii="Arial" w:hAnsi="Arial" w:cs="Arial"/>
          <w:color w:val="333333"/>
          <w:sz w:val="24"/>
          <w:szCs w:val="24"/>
          <w:shd w:val="clear" w:color="auto" w:fill="FFFFFF"/>
        </w:rPr>
        <w:t>sensores</w:t>
      </w:r>
      <w:r>
        <w:rPr>
          <w:rFonts w:ascii="Arial" w:hAnsi="Arial" w:cs="Arial"/>
          <w:color w:val="333333"/>
          <w:sz w:val="24"/>
          <w:szCs w:val="24"/>
          <w:shd w:val="clear" w:color="auto" w:fill="FFFFFF"/>
        </w:rPr>
        <w:t xml:space="preserve">: </w:t>
      </w:r>
      <w:r w:rsidRPr="00F923C8">
        <w:rPr>
          <w:rFonts w:ascii="Arial" w:hAnsi="Arial" w:cs="Arial"/>
          <w:color w:val="333333"/>
          <w:sz w:val="24"/>
          <w:szCs w:val="24"/>
          <w:shd w:val="clear" w:color="auto" w:fill="FFFFFF"/>
        </w:rPr>
        <w:t xml:space="preserve">2 sensores HC-SR04, </w:t>
      </w:r>
      <w:r>
        <w:rPr>
          <w:rFonts w:ascii="Arial" w:hAnsi="Arial" w:cs="Arial"/>
          <w:color w:val="333333"/>
          <w:sz w:val="24"/>
          <w:szCs w:val="24"/>
          <w:shd w:val="clear" w:color="auto" w:fill="FFFFFF"/>
        </w:rPr>
        <w:t xml:space="preserve">ubicados </w:t>
      </w:r>
      <w:r w:rsidRPr="00F923C8">
        <w:rPr>
          <w:rFonts w:ascii="Arial" w:hAnsi="Arial" w:cs="Arial"/>
          <w:color w:val="333333"/>
          <w:sz w:val="24"/>
          <w:szCs w:val="24"/>
          <w:shd w:val="clear" w:color="auto" w:fill="FFFFFF"/>
        </w:rPr>
        <w:t>uno en cada lateral para verificar objetos en dichos lugres</w:t>
      </w:r>
      <w:r>
        <w:rPr>
          <w:rFonts w:ascii="Arial" w:hAnsi="Arial" w:cs="Arial"/>
          <w:color w:val="333333"/>
          <w:sz w:val="24"/>
          <w:szCs w:val="24"/>
          <w:shd w:val="clear" w:color="auto" w:fill="FFFFFF"/>
        </w:rPr>
        <w:t xml:space="preserve">, </w:t>
      </w:r>
      <w:del w:id="129" w:author="Nahuel Defossé" w:date="2018-03-22T19:30:00Z">
        <w:r w:rsidRPr="00F923C8" w:rsidDel="004D698E">
          <w:rPr>
            <w:rFonts w:ascii="Arial" w:hAnsi="Arial" w:cs="Arial"/>
            <w:color w:val="333333"/>
            <w:sz w:val="24"/>
            <w:szCs w:val="24"/>
            <w:shd w:val="clear" w:color="auto" w:fill="FFFFFF"/>
          </w:rPr>
          <w:delText>1</w:delText>
        </w:r>
        <w:r w:rsidDel="004D698E">
          <w:rPr>
            <w:rFonts w:ascii="Arial" w:hAnsi="Arial" w:cs="Arial"/>
            <w:color w:val="333333"/>
            <w:sz w:val="24"/>
            <w:szCs w:val="24"/>
            <w:shd w:val="clear" w:color="auto" w:fill="FFFFFF"/>
          </w:rPr>
          <w:delText xml:space="preserve"> </w:delText>
        </w:r>
      </w:del>
      <w:ins w:id="130" w:author="Nahuel Defossé" w:date="2018-03-22T19:30:00Z">
        <w:r w:rsidR="004D698E">
          <w:rPr>
            <w:rFonts w:ascii="Arial" w:hAnsi="Arial" w:cs="Arial"/>
            <w:color w:val="333333"/>
            <w:sz w:val="24"/>
            <w:szCs w:val="24"/>
            <w:shd w:val="clear" w:color="auto" w:fill="FFFFFF"/>
          </w:rPr>
          <w:t>un</w:t>
        </w:r>
        <w:r w:rsidR="004D698E">
          <w:rPr>
            <w:rFonts w:ascii="Arial" w:hAnsi="Arial" w:cs="Arial"/>
            <w:color w:val="333333"/>
            <w:sz w:val="24"/>
            <w:szCs w:val="24"/>
            <w:shd w:val="clear" w:color="auto" w:fill="FFFFFF"/>
          </w:rPr>
          <w:t xml:space="preserve"> </w:t>
        </w:r>
      </w:ins>
      <w:r w:rsidRPr="00F923C8">
        <w:rPr>
          <w:rFonts w:ascii="Arial" w:hAnsi="Arial" w:cs="Arial"/>
          <w:color w:val="333333"/>
          <w:sz w:val="24"/>
          <w:szCs w:val="24"/>
          <w:shd w:val="clear" w:color="auto" w:fill="FFFFFF"/>
        </w:rPr>
        <w:t>sensor de monóxido de carbono MQ-7</w:t>
      </w:r>
      <w:r>
        <w:rPr>
          <w:rFonts w:ascii="Arial" w:hAnsi="Arial" w:cs="Arial"/>
          <w:color w:val="333333"/>
          <w:sz w:val="24"/>
          <w:szCs w:val="24"/>
          <w:shd w:val="clear" w:color="auto" w:fill="FFFFFF"/>
        </w:rPr>
        <w:t xml:space="preserve"> y l</w:t>
      </w:r>
      <w:r w:rsidRPr="00F923C8">
        <w:rPr>
          <w:rFonts w:ascii="Arial" w:hAnsi="Arial" w:cs="Arial"/>
          <w:color w:val="333333"/>
          <w:sz w:val="24"/>
          <w:szCs w:val="24"/>
          <w:shd w:val="clear" w:color="auto" w:fill="FFFFFF"/>
        </w:rPr>
        <w:t>a cámara de Raspberry en el frente</w:t>
      </w:r>
      <w:r>
        <w:rPr>
          <w:rFonts w:ascii="Arial" w:hAnsi="Arial" w:cs="Arial"/>
          <w:color w:val="333333"/>
          <w:sz w:val="24"/>
          <w:szCs w:val="24"/>
          <w:shd w:val="clear" w:color="auto" w:fill="FFFFFF"/>
        </w:rPr>
        <w:t>.</w:t>
      </w:r>
    </w:p>
    <w:p w:rsidR="007E6AF4" w:rsidRPr="00F923C8" w:rsidRDefault="007E6AF4" w:rsidP="007E6AF4">
      <w:pPr>
        <w:rPr>
          <w:rFonts w:ascii="Arial" w:hAnsi="Arial" w:cs="Arial"/>
          <w:color w:val="333333"/>
          <w:sz w:val="24"/>
          <w:szCs w:val="24"/>
          <w:shd w:val="clear" w:color="auto" w:fill="FFFFFF"/>
        </w:rPr>
      </w:pPr>
    </w:p>
    <w:p w:rsidR="007E6AF4" w:rsidRDefault="007E6AF4" w:rsidP="007E6AF4">
      <w:pPr>
        <w:rPr>
          <w:rFonts w:ascii="Arial" w:hAnsi="Arial" w:cs="Arial"/>
          <w:color w:val="333333"/>
          <w:sz w:val="24"/>
          <w:szCs w:val="24"/>
          <w:shd w:val="clear" w:color="auto" w:fill="FFFFFF"/>
        </w:rPr>
      </w:pPr>
      <w:r w:rsidRPr="00F923C8">
        <w:rPr>
          <w:rFonts w:ascii="Arial" w:hAnsi="Arial" w:cs="Arial"/>
          <w:b/>
          <w:color w:val="333333"/>
          <w:sz w:val="24"/>
          <w:szCs w:val="24"/>
          <w:u w:val="single"/>
          <w:shd w:val="clear" w:color="auto" w:fill="FFFFFF"/>
        </w:rPr>
        <w:t>Nivel 4</w:t>
      </w:r>
      <w:r w:rsidRPr="00F923C8">
        <w:rPr>
          <w:rFonts w:ascii="Arial" w:hAnsi="Arial" w:cs="Arial"/>
          <w:color w:val="333333"/>
          <w:sz w:val="24"/>
          <w:szCs w:val="24"/>
          <w:shd w:val="clear" w:color="auto" w:fill="FFFFFF"/>
        </w:rPr>
        <w:t xml:space="preserve">: El nivel superior es el que se equipa con la batería portátil </w:t>
      </w:r>
      <w:ins w:id="131" w:author="Nahuel Defossé" w:date="2018-03-22T19:30:00Z">
        <w:r w:rsidR="004D698E">
          <w:rPr>
            <w:rFonts w:ascii="Arial" w:hAnsi="Arial" w:cs="Arial"/>
            <w:color w:val="333333"/>
            <w:sz w:val="24"/>
            <w:szCs w:val="24"/>
            <w:shd w:val="clear" w:color="auto" w:fill="FFFFFF"/>
          </w:rPr>
          <w:t xml:space="preserve">con carga </w:t>
        </w:r>
      </w:ins>
      <w:r w:rsidRPr="00F923C8">
        <w:rPr>
          <w:rFonts w:ascii="Arial" w:hAnsi="Arial" w:cs="Arial"/>
          <w:color w:val="333333"/>
          <w:sz w:val="24"/>
          <w:szCs w:val="24"/>
          <w:shd w:val="clear" w:color="auto" w:fill="FFFFFF"/>
        </w:rPr>
        <w:t>solar y que se conecta directamente a la Raspberry</w:t>
      </w:r>
      <w:ins w:id="132" w:author="Nahuel Defossé" w:date="2018-03-22T19:30:00Z">
        <w:r w:rsidR="004D698E">
          <w:rPr>
            <w:rFonts w:ascii="Arial" w:hAnsi="Arial" w:cs="Arial"/>
            <w:color w:val="333333"/>
            <w:sz w:val="24"/>
            <w:szCs w:val="24"/>
            <w:shd w:val="clear" w:color="auto" w:fill="FFFFFF"/>
          </w:rPr>
          <w:t>.</w:t>
        </w:r>
      </w:ins>
      <w:del w:id="133" w:author="Nahuel Defossé" w:date="2018-03-22T19:30:00Z">
        <w:r w:rsidRPr="00F923C8" w:rsidDel="004D698E">
          <w:rPr>
            <w:rFonts w:ascii="Arial" w:hAnsi="Arial" w:cs="Arial"/>
            <w:color w:val="333333"/>
            <w:sz w:val="24"/>
            <w:szCs w:val="24"/>
            <w:shd w:val="clear" w:color="auto" w:fill="FFFFFF"/>
          </w:rPr>
          <w:delText>,</w:delText>
        </w:r>
      </w:del>
      <w:r w:rsidRPr="00F923C8">
        <w:rPr>
          <w:rFonts w:ascii="Arial" w:hAnsi="Arial" w:cs="Arial"/>
          <w:color w:val="333333"/>
          <w:sz w:val="24"/>
          <w:szCs w:val="24"/>
          <w:shd w:val="clear" w:color="auto" w:fill="FFFFFF"/>
        </w:rPr>
        <w:t xml:space="preserve"> </w:t>
      </w:r>
      <w:ins w:id="134" w:author="Nahuel Defossé" w:date="2018-03-22T19:31:00Z">
        <w:r w:rsidR="004D698E">
          <w:rPr>
            <w:rFonts w:ascii="Arial" w:hAnsi="Arial" w:cs="Arial"/>
            <w:color w:val="333333"/>
            <w:sz w:val="24"/>
            <w:szCs w:val="24"/>
            <w:shd w:val="clear" w:color="auto" w:fill="FFFFFF"/>
          </w:rPr>
          <w:t>A</w:t>
        </w:r>
      </w:ins>
      <w:del w:id="135" w:author="Nahuel Defossé" w:date="2018-03-22T19:31:00Z">
        <w:r w:rsidRPr="00F923C8" w:rsidDel="004D698E">
          <w:rPr>
            <w:rFonts w:ascii="Arial" w:hAnsi="Arial" w:cs="Arial"/>
            <w:color w:val="333333"/>
            <w:sz w:val="24"/>
            <w:szCs w:val="24"/>
            <w:shd w:val="clear" w:color="auto" w:fill="FFFFFF"/>
          </w:rPr>
          <w:delText>a</w:delText>
        </w:r>
      </w:del>
      <w:r w:rsidRPr="00F923C8">
        <w:rPr>
          <w:rFonts w:ascii="Arial" w:hAnsi="Arial" w:cs="Arial"/>
          <w:color w:val="333333"/>
          <w:sz w:val="24"/>
          <w:szCs w:val="24"/>
          <w:shd w:val="clear" w:color="auto" w:fill="FFFFFF"/>
        </w:rPr>
        <w:t>demás se encuentra a la vista</w:t>
      </w:r>
      <w:ins w:id="136" w:author="Nahuel Defossé" w:date="2018-03-22T19:31:00Z">
        <w:r w:rsidR="004D698E">
          <w:rPr>
            <w:rFonts w:ascii="Arial" w:hAnsi="Arial" w:cs="Arial"/>
            <w:color w:val="333333"/>
            <w:sz w:val="24"/>
            <w:szCs w:val="24"/>
            <w:shd w:val="clear" w:color="auto" w:fill="FFFFFF"/>
          </w:rPr>
          <w:t xml:space="preserve"> </w:t>
        </w:r>
      </w:ins>
      <w:del w:id="137" w:author="Nahuel Defossé" w:date="2018-03-22T19:31:00Z">
        <w:r w:rsidRPr="00F923C8" w:rsidDel="004D698E">
          <w:rPr>
            <w:rFonts w:ascii="Arial" w:hAnsi="Arial" w:cs="Arial"/>
            <w:color w:val="333333"/>
            <w:sz w:val="24"/>
            <w:szCs w:val="24"/>
            <w:shd w:val="clear" w:color="auto" w:fill="FFFFFF"/>
          </w:rPr>
          <w:delText xml:space="preserve"> </w:delText>
        </w:r>
      </w:del>
      <w:r w:rsidRPr="00F923C8">
        <w:rPr>
          <w:rFonts w:ascii="Arial" w:hAnsi="Arial" w:cs="Arial"/>
          <w:color w:val="333333"/>
          <w:sz w:val="24"/>
          <w:szCs w:val="24"/>
          <w:shd w:val="clear" w:color="auto" w:fill="FFFFFF"/>
        </w:rPr>
        <w:t>el GPS y el sensor de temperatura DS18B20. Este último conectado al Arduino Nano.</w:t>
      </w:r>
    </w:p>
    <w:p w:rsidR="007E6AF4" w:rsidRPr="003B7ACB" w:rsidRDefault="007E6AF4" w:rsidP="007E6AF4">
      <w:pPr>
        <w:rPr>
          <w:rStyle w:val="Hipervnculo"/>
          <w:rFonts w:ascii="Arial" w:hAnsi="Arial" w:cs="Arial"/>
          <w:sz w:val="28"/>
          <w:szCs w:val="28"/>
          <w:shd w:val="clear" w:color="auto" w:fill="FFFFFF"/>
        </w:rPr>
      </w:pPr>
    </w:p>
    <w:p w:rsidR="007E6AF4" w:rsidRDefault="007E6AF4" w:rsidP="007E6AF4">
      <w:pPr>
        <w:rPr>
          <w:rFonts w:ascii="Arial" w:hAnsi="Arial" w:cs="Arial"/>
          <w:bCs/>
          <w:color w:val="222222"/>
          <w:sz w:val="28"/>
          <w:szCs w:val="28"/>
          <w:shd w:val="clear" w:color="auto" w:fill="FFFFFF"/>
        </w:rPr>
      </w:pPr>
    </w:p>
    <w:p w:rsidR="007E6AF4" w:rsidRPr="002F74DC" w:rsidRDefault="007E6AF4" w:rsidP="007E6AF4">
      <w:pPr>
        <w:rPr>
          <w:rFonts w:ascii="Arial" w:hAnsi="Arial" w:cs="Arial"/>
          <w:bCs/>
          <w:color w:val="222222"/>
          <w:sz w:val="28"/>
          <w:szCs w:val="28"/>
          <w:shd w:val="clear" w:color="auto" w:fill="FFFFFF"/>
        </w:rPr>
      </w:pPr>
    </w:p>
    <w:p w:rsidR="007E6AF4" w:rsidRDefault="007E6AF4" w:rsidP="007E6AF4">
      <w:pPr>
        <w:rPr>
          <w:b/>
          <w:color w:val="666666"/>
          <w:sz w:val="32"/>
          <w:szCs w:val="32"/>
          <w:shd w:val="clear" w:color="auto" w:fill="FFFFFF"/>
        </w:rPr>
      </w:pPr>
      <w:r>
        <w:rPr>
          <w:b/>
          <w:sz w:val="32"/>
          <w:szCs w:val="32"/>
          <w:shd w:val="clear" w:color="auto" w:fill="FFFFFF"/>
        </w:rPr>
        <w:br w:type="page"/>
      </w:r>
    </w:p>
    <w:p w:rsidR="007E6AF4" w:rsidRPr="00E50E85" w:rsidRDefault="007E6AF4" w:rsidP="007E6AF4">
      <w:pPr>
        <w:pStyle w:val="Ttulo2"/>
        <w:rPr>
          <w:b/>
          <w:sz w:val="32"/>
          <w:szCs w:val="32"/>
          <w:shd w:val="clear" w:color="auto" w:fill="FFFFFF"/>
        </w:rPr>
      </w:pPr>
      <w:r>
        <w:rPr>
          <w:b/>
          <w:sz w:val="32"/>
          <w:szCs w:val="32"/>
          <w:shd w:val="clear" w:color="auto" w:fill="FFFFFF"/>
        </w:rPr>
        <w:t xml:space="preserve">9.3 </w:t>
      </w:r>
      <w:r w:rsidRPr="00E50E85">
        <w:rPr>
          <w:b/>
          <w:sz w:val="32"/>
          <w:szCs w:val="32"/>
          <w:shd w:val="clear" w:color="auto" w:fill="FFFFFF"/>
        </w:rPr>
        <w:t>Esquemas de conexión de componentes Arduino</w:t>
      </w:r>
    </w:p>
    <w:p w:rsidR="007E6AF4" w:rsidRPr="0007377B" w:rsidRDefault="007E6AF4" w:rsidP="007E6AF4">
      <w:pPr>
        <w:rPr>
          <w:rFonts w:ascii="Arial" w:hAnsi="Arial" w:cs="Arial"/>
          <w:b/>
          <w:bCs/>
          <w:color w:val="222222"/>
          <w:sz w:val="28"/>
          <w:szCs w:val="28"/>
          <w:shd w:val="clear" w:color="auto" w:fill="FFFFFF"/>
        </w:rPr>
      </w:pPr>
    </w:p>
    <w:p w:rsidR="007E6AF4" w:rsidRDefault="007E6AF4" w:rsidP="007E6AF4">
      <w:pPr>
        <w:rPr>
          <w:rFonts w:ascii="Arial" w:hAnsi="Arial" w:cs="Arial"/>
          <w:color w:val="333333"/>
          <w:sz w:val="24"/>
          <w:szCs w:val="24"/>
          <w:shd w:val="clear" w:color="auto" w:fill="FFFFFF"/>
        </w:rPr>
      </w:pPr>
      <w:r w:rsidRPr="00E50E85">
        <w:rPr>
          <w:rFonts w:ascii="Arial" w:hAnsi="Arial" w:cs="Arial"/>
          <w:color w:val="333333"/>
          <w:sz w:val="24"/>
          <w:szCs w:val="24"/>
          <w:shd w:val="clear" w:color="auto" w:fill="FFFFFF"/>
        </w:rPr>
        <w:t>En las siguientes imágenes se pueden apreciar los esquemas básicos de conexión, a la plataforma Arduino, de los diversos actuadores, sensores y módulos que componen al SAR (antes descriptos)</w:t>
      </w:r>
      <w:r>
        <w:rPr>
          <w:rFonts w:ascii="Arial" w:hAnsi="Arial" w:cs="Arial"/>
          <w:color w:val="333333"/>
          <w:sz w:val="24"/>
          <w:szCs w:val="24"/>
          <w:shd w:val="clear" w:color="auto" w:fill="FFFFFF"/>
        </w:rPr>
        <w:t>.</w:t>
      </w:r>
    </w:p>
    <w:p w:rsidR="007E6AF4" w:rsidRDefault="007E6AF4" w:rsidP="007E6AF4">
      <w:pPr>
        <w:rPr>
          <w:rFonts w:ascii="Arial" w:hAnsi="Arial" w:cs="Arial"/>
          <w:bCs/>
          <w:color w:val="222222"/>
          <w:sz w:val="28"/>
          <w:szCs w:val="28"/>
          <w:shd w:val="clear" w:color="auto" w:fill="FFFFFF"/>
        </w:rPr>
      </w:pPr>
    </w:p>
    <w:p w:rsidR="007E6AF4" w:rsidRDefault="007E6AF4" w:rsidP="007E6AF4">
      <w:pPr>
        <w:keepNext/>
        <w:jc w:val="center"/>
      </w:pPr>
      <w:r>
        <w:rPr>
          <w:noProof/>
          <w:lang w:val="en-US" w:eastAsia="en-US"/>
        </w:rPr>
        <w:drawing>
          <wp:inline distT="0" distB="0" distL="0" distR="0" wp14:anchorId="489C079F" wp14:editId="24DD27F8">
            <wp:extent cx="3876675" cy="363855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876675" cy="3638550"/>
                    </a:xfrm>
                    <a:prstGeom prst="rect">
                      <a:avLst/>
                    </a:prstGeom>
                    <a:noFill/>
                    <a:ln>
                      <a:noFill/>
                    </a:ln>
                  </pic:spPr>
                </pic:pic>
              </a:graphicData>
            </a:graphic>
          </wp:inline>
        </w:drawing>
      </w:r>
    </w:p>
    <w:p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68</w:t>
      </w:r>
      <w:r w:rsidR="00414E7E">
        <w:rPr>
          <w:noProof/>
        </w:rPr>
        <w:fldChar w:fldCharType="end"/>
      </w:r>
      <w:r>
        <w:t xml:space="preserve"> - Esquema de conexión de sensor de monoxido MQ-7 a Arduino Mega</w:t>
      </w:r>
    </w:p>
    <w:p w:rsidR="007E6AF4" w:rsidRDefault="007E6AF4" w:rsidP="007E6AF4">
      <w:pPr>
        <w:keepNext/>
        <w:jc w:val="center"/>
      </w:pPr>
      <w:r>
        <w:rPr>
          <w:noProof/>
          <w:lang w:val="en-US" w:eastAsia="en-US"/>
        </w:rPr>
        <w:drawing>
          <wp:inline distT="0" distB="0" distL="0" distR="0" wp14:anchorId="53531A54" wp14:editId="3625DC10">
            <wp:extent cx="2171700" cy="305752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171700" cy="3057525"/>
                    </a:xfrm>
                    <a:prstGeom prst="rect">
                      <a:avLst/>
                    </a:prstGeom>
                    <a:noFill/>
                    <a:ln>
                      <a:noFill/>
                    </a:ln>
                  </pic:spPr>
                </pic:pic>
              </a:graphicData>
            </a:graphic>
          </wp:inline>
        </w:drawing>
      </w:r>
    </w:p>
    <w:p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69</w:t>
      </w:r>
      <w:r w:rsidR="00414E7E">
        <w:rPr>
          <w:noProof/>
        </w:rPr>
        <w:fldChar w:fldCharType="end"/>
      </w:r>
      <w:r>
        <w:t xml:space="preserve"> - Esquema de conexión de sensor de temperatura DS18D20 a Arduino Nano</w:t>
      </w:r>
    </w:p>
    <w:p w:rsidR="007E6AF4" w:rsidRDefault="007E6AF4" w:rsidP="007E6AF4">
      <w:pPr>
        <w:jc w:val="center"/>
        <w:rPr>
          <w:rFonts w:ascii="Arial" w:hAnsi="Arial" w:cs="Arial"/>
          <w:bCs/>
          <w:color w:val="222222"/>
          <w:sz w:val="28"/>
          <w:szCs w:val="28"/>
          <w:shd w:val="clear" w:color="auto" w:fill="FFFFFF"/>
        </w:rPr>
      </w:pPr>
    </w:p>
    <w:p w:rsidR="007E6AF4" w:rsidRDefault="007E6AF4" w:rsidP="007E6AF4">
      <w:pPr>
        <w:keepNext/>
        <w:jc w:val="center"/>
      </w:pPr>
      <w:r>
        <w:rPr>
          <w:noProof/>
          <w:lang w:val="en-US" w:eastAsia="en-US"/>
        </w:rPr>
        <w:drawing>
          <wp:inline distT="0" distB="0" distL="0" distR="0" wp14:anchorId="65781998" wp14:editId="4B7AB682">
            <wp:extent cx="5400040" cy="343365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00040" cy="3433656"/>
                    </a:xfrm>
                    <a:prstGeom prst="rect">
                      <a:avLst/>
                    </a:prstGeom>
                    <a:noFill/>
                    <a:ln>
                      <a:noFill/>
                    </a:ln>
                  </pic:spPr>
                </pic:pic>
              </a:graphicData>
            </a:graphic>
          </wp:inline>
        </w:drawing>
      </w:r>
    </w:p>
    <w:p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70</w:t>
      </w:r>
      <w:r w:rsidR="00414E7E">
        <w:rPr>
          <w:noProof/>
        </w:rPr>
        <w:fldChar w:fldCharType="end"/>
      </w:r>
      <w:r>
        <w:t xml:space="preserve"> - Esquema de conexión de sensores ultrasónicos HC-SR04 con Arduino Mega</w:t>
      </w:r>
    </w:p>
    <w:p w:rsidR="007E6AF4" w:rsidRDefault="007E6AF4" w:rsidP="007E6AF4">
      <w:pPr>
        <w:keepNext/>
        <w:jc w:val="center"/>
      </w:pPr>
      <w:r>
        <w:rPr>
          <w:noProof/>
          <w:lang w:val="en-US" w:eastAsia="en-US"/>
        </w:rPr>
        <w:drawing>
          <wp:inline distT="0" distB="0" distL="0" distR="0" wp14:anchorId="3DB86E58" wp14:editId="676E0CFE">
            <wp:extent cx="5400040" cy="2849828"/>
            <wp:effectExtent l="0" t="0" r="0" b="825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00040" cy="2849828"/>
                    </a:xfrm>
                    <a:prstGeom prst="rect">
                      <a:avLst/>
                    </a:prstGeom>
                    <a:noFill/>
                    <a:ln>
                      <a:noFill/>
                    </a:ln>
                  </pic:spPr>
                </pic:pic>
              </a:graphicData>
            </a:graphic>
          </wp:inline>
        </w:drawing>
      </w:r>
    </w:p>
    <w:p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71</w:t>
      </w:r>
      <w:r w:rsidR="00414E7E">
        <w:rPr>
          <w:noProof/>
        </w:rPr>
        <w:fldChar w:fldCharType="end"/>
      </w:r>
      <w:r>
        <w:t xml:space="preserve"> - Esquema de conexión de módulo GPS con Arduino UNO</w:t>
      </w:r>
    </w:p>
    <w:p w:rsidR="007E6AF4" w:rsidRDefault="007E6AF4" w:rsidP="007E6AF4">
      <w:pPr>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rsidR="007E6AF4" w:rsidRDefault="007E6AF4" w:rsidP="007E6AF4">
      <w:pPr>
        <w:keepNext/>
        <w:jc w:val="center"/>
      </w:pPr>
      <w:r>
        <w:rPr>
          <w:noProof/>
          <w:lang w:val="en-US" w:eastAsia="en-US"/>
        </w:rPr>
        <w:drawing>
          <wp:inline distT="0" distB="0" distL="0" distR="0" wp14:anchorId="03F5631D" wp14:editId="77E80628">
            <wp:extent cx="5400040" cy="3780889"/>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780889"/>
                    </a:xfrm>
                    <a:prstGeom prst="rect">
                      <a:avLst/>
                    </a:prstGeom>
                    <a:noFill/>
                    <a:ln>
                      <a:noFill/>
                    </a:ln>
                  </pic:spPr>
                </pic:pic>
              </a:graphicData>
            </a:graphic>
          </wp:inline>
        </w:drawing>
      </w:r>
    </w:p>
    <w:p w:rsidR="007E6AF4" w:rsidRDefault="007E6AF4" w:rsidP="007E6AF4">
      <w:pPr>
        <w:pStyle w:val="Descripcin"/>
        <w:jc w:val="center"/>
      </w:pPr>
      <w:r>
        <w:t xml:space="preserve">Ilustración </w:t>
      </w:r>
      <w:r w:rsidR="00414E7E">
        <w:fldChar w:fldCharType="begin"/>
      </w:r>
      <w:r w:rsidR="00414E7E">
        <w:instrText xml:space="preserve"> SEQ Ilustración \* ARABIC </w:instrText>
      </w:r>
      <w:r w:rsidR="00414E7E">
        <w:fldChar w:fldCharType="separate"/>
      </w:r>
      <w:r>
        <w:rPr>
          <w:noProof/>
        </w:rPr>
        <w:t>72</w:t>
      </w:r>
      <w:r w:rsidR="00414E7E">
        <w:rPr>
          <w:noProof/>
        </w:rPr>
        <w:fldChar w:fldCharType="end"/>
      </w:r>
      <w:r>
        <w:t xml:space="preserve"> - Esquema de conexión de puente H y motores con Arduino UNO</w:t>
      </w:r>
    </w:p>
    <w:p w:rsidR="00EB4DF6" w:rsidRDefault="00EB4DF6">
      <w:pPr>
        <w:spacing w:after="160" w:line="259" w:lineRule="auto"/>
        <w:jc w:val="left"/>
        <w:rPr>
          <w:rFonts w:ascii="Arial" w:hAnsi="Arial" w:cs="Arial"/>
          <w:bCs/>
          <w:color w:val="222222"/>
          <w:sz w:val="28"/>
          <w:szCs w:val="28"/>
          <w:shd w:val="clear" w:color="auto" w:fill="FFFFFF"/>
        </w:rPr>
      </w:pPr>
      <w:r>
        <w:rPr>
          <w:rFonts w:ascii="Arial" w:hAnsi="Arial" w:cs="Arial"/>
          <w:bCs/>
          <w:color w:val="222222"/>
          <w:sz w:val="28"/>
          <w:szCs w:val="28"/>
          <w:shd w:val="clear" w:color="auto" w:fill="FFFFFF"/>
        </w:rPr>
        <w:br w:type="page"/>
      </w:r>
    </w:p>
    <w:p w:rsidR="007E6AF4" w:rsidRPr="00EB4DF6" w:rsidRDefault="00EB4DF6" w:rsidP="00EB4DF6">
      <w:pPr>
        <w:pStyle w:val="Ttulo2"/>
        <w:rPr>
          <w:b/>
          <w:sz w:val="32"/>
          <w:szCs w:val="32"/>
          <w:shd w:val="clear" w:color="auto" w:fill="FFFFFF"/>
        </w:rPr>
      </w:pPr>
      <w:r w:rsidRPr="00EB4DF6">
        <w:rPr>
          <w:b/>
          <w:sz w:val="32"/>
          <w:szCs w:val="32"/>
          <w:shd w:val="clear" w:color="auto" w:fill="FFFFFF"/>
        </w:rPr>
        <w:t>Resumen</w:t>
      </w:r>
    </w:p>
    <w:p w:rsidR="00C2760C" w:rsidRDefault="00C2760C">
      <w:pPr>
        <w:rPr>
          <w:rFonts w:ascii="Arial" w:hAnsi="Arial" w:cs="Arial"/>
          <w:color w:val="333333"/>
          <w:sz w:val="24"/>
          <w:szCs w:val="24"/>
          <w:shd w:val="clear" w:color="auto" w:fill="FFFFFF"/>
        </w:rPr>
      </w:pPr>
    </w:p>
    <w:p w:rsidR="003B30A7"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 xml:space="preserve">En este </w:t>
      </w:r>
      <w:r w:rsidR="00C2760C" w:rsidRPr="00C2760C">
        <w:rPr>
          <w:rFonts w:ascii="Arial" w:hAnsi="Arial" w:cs="Arial"/>
          <w:color w:val="333333"/>
          <w:sz w:val="24"/>
          <w:szCs w:val="24"/>
          <w:shd w:val="clear" w:color="auto" w:fill="FFFFFF"/>
        </w:rPr>
        <w:t>capítulo</w:t>
      </w:r>
      <w:r w:rsidRPr="00C2760C">
        <w:rPr>
          <w:rFonts w:ascii="Arial" w:hAnsi="Arial" w:cs="Arial"/>
          <w:color w:val="333333"/>
          <w:sz w:val="24"/>
          <w:szCs w:val="24"/>
          <w:shd w:val="clear" w:color="auto" w:fill="FFFFFF"/>
        </w:rPr>
        <w:t xml:space="preserve"> se pudo apreciar la arquitectura del SAR, para ello se describieron los distintos componentes con los que cuenta. La Raspberry Pi cumple un rol fundamental dentro del robot, dado que es el centro de control del mismo. Contiene la App que permite la manipulación del SAR.</w:t>
      </w:r>
    </w:p>
    <w:p w:rsidR="00C2760C" w:rsidRPr="00C2760C" w:rsidRDefault="00C2760C">
      <w:pPr>
        <w:rPr>
          <w:rFonts w:ascii="Arial" w:hAnsi="Arial" w:cs="Arial"/>
          <w:color w:val="333333"/>
          <w:sz w:val="24"/>
          <w:szCs w:val="24"/>
          <w:shd w:val="clear" w:color="auto" w:fill="FFFFFF"/>
        </w:rPr>
      </w:pPr>
    </w:p>
    <w:p w:rsidR="00EB4DF6"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Por otro lado, se vio que, tanto el Arduino Mega como el Nano sirven de intermediarios entre la Raspberry y el resto de los componentes (sensores, módulos y actuadores). Para ello se les debió cargar un protocolo denominado Firmata. Además, se detallaron los esquemas de conexión básicos entre un Arduino y los demás elementos del SAR.</w:t>
      </w:r>
    </w:p>
    <w:p w:rsidR="00C2760C" w:rsidRPr="00C2760C" w:rsidRDefault="00C2760C">
      <w:pPr>
        <w:rPr>
          <w:rFonts w:ascii="Arial" w:hAnsi="Arial" w:cs="Arial"/>
          <w:color w:val="333333"/>
          <w:sz w:val="24"/>
          <w:szCs w:val="24"/>
          <w:shd w:val="clear" w:color="auto" w:fill="FFFFFF"/>
        </w:rPr>
      </w:pPr>
    </w:p>
    <w:p w:rsidR="00EB4DF6" w:rsidRPr="00C2760C" w:rsidRDefault="00EB4DF6">
      <w:pPr>
        <w:rPr>
          <w:rFonts w:ascii="Arial" w:hAnsi="Arial" w:cs="Arial"/>
          <w:color w:val="333333"/>
          <w:sz w:val="24"/>
          <w:szCs w:val="24"/>
          <w:shd w:val="clear" w:color="auto" w:fill="FFFFFF"/>
        </w:rPr>
      </w:pPr>
      <w:r w:rsidRPr="00C2760C">
        <w:rPr>
          <w:rFonts w:ascii="Arial" w:hAnsi="Arial" w:cs="Arial"/>
          <w:color w:val="333333"/>
          <w:sz w:val="24"/>
          <w:szCs w:val="24"/>
          <w:shd w:val="clear" w:color="auto" w:fill="FFFFFF"/>
        </w:rPr>
        <w:t>Finalmente, se describió la estruc</w:t>
      </w:r>
      <w:r w:rsidR="00C2760C" w:rsidRPr="00C2760C">
        <w:rPr>
          <w:rFonts w:ascii="Arial" w:hAnsi="Arial" w:cs="Arial"/>
          <w:color w:val="333333"/>
          <w:sz w:val="24"/>
          <w:szCs w:val="24"/>
          <w:shd w:val="clear" w:color="auto" w:fill="FFFFFF"/>
        </w:rPr>
        <w:t>tura física del robot y los cuatro niveles con los que cuenta, además de que componentes contiene cada uno.</w:t>
      </w:r>
    </w:p>
    <w:p w:rsidR="00EB4DF6" w:rsidRDefault="00EB4DF6"/>
    <w:sectPr w:rsidR="00EB4DF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Trebuchet MS">
    <w:panose1 w:val="020B0603020202020204"/>
    <w:charset w:val="00"/>
    <w:family w:val="swiss"/>
    <w:pitch w:val="variable"/>
    <w:sig w:usb0="00000687" w:usb1="00000000" w:usb2="00000000" w:usb3="00000000" w:csb0="0000009F" w:csb1="00000000"/>
  </w:font>
  <w:font w:name="Segoe UI">
    <w:altName w:val="Arial"/>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1"/>
  <w:proofState w:spelling="clean"/>
  <w:trackRevisions/>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CC2"/>
    <w:rsid w:val="0014586F"/>
    <w:rsid w:val="00241BB9"/>
    <w:rsid w:val="003B30A7"/>
    <w:rsid w:val="00414E7E"/>
    <w:rsid w:val="004230E6"/>
    <w:rsid w:val="004D698E"/>
    <w:rsid w:val="00704D40"/>
    <w:rsid w:val="007E6AF4"/>
    <w:rsid w:val="00AE6914"/>
    <w:rsid w:val="00AF5CC2"/>
    <w:rsid w:val="00C2760C"/>
    <w:rsid w:val="00E450C9"/>
    <w:rsid w:val="00EB4DF6"/>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6FF67"/>
  <w15:chartTrackingRefBased/>
  <w15:docId w15:val="{30FA60FD-5200-4D51-AB21-AE4595425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7E6AF4"/>
    <w:pPr>
      <w:spacing w:after="0" w:line="240" w:lineRule="auto"/>
      <w:jc w:val="both"/>
    </w:pPr>
    <w:rPr>
      <w:rFonts w:ascii="Calibri" w:eastAsia="Calibri" w:hAnsi="Calibri" w:cs="Calibri"/>
      <w:color w:val="000000"/>
      <w:lang w:eastAsia="es-AR"/>
    </w:rPr>
  </w:style>
  <w:style w:type="paragraph" w:styleId="Ttulo1">
    <w:name w:val="heading 1"/>
    <w:basedOn w:val="Normal"/>
    <w:next w:val="Normal"/>
    <w:link w:val="Ttulo1Car"/>
    <w:uiPriority w:val="9"/>
    <w:qFormat/>
    <w:rsid w:val="007E6AF4"/>
    <w:pPr>
      <w:keepNext/>
      <w:keepLines/>
      <w:spacing w:before="200"/>
      <w:outlineLvl w:val="0"/>
    </w:pPr>
    <w:rPr>
      <w:b/>
      <w:color w:val="434343"/>
      <w:sz w:val="32"/>
      <w:szCs w:val="32"/>
    </w:rPr>
  </w:style>
  <w:style w:type="paragraph" w:styleId="Ttulo2">
    <w:name w:val="heading 2"/>
    <w:basedOn w:val="Normal"/>
    <w:next w:val="Normal"/>
    <w:link w:val="Ttulo2Car"/>
    <w:rsid w:val="007E6AF4"/>
    <w:pPr>
      <w:keepNext/>
      <w:keepLines/>
      <w:spacing w:before="200"/>
      <w:outlineLvl w:val="1"/>
    </w:pPr>
    <w:rPr>
      <w:color w:val="666666"/>
      <w:sz w:val="28"/>
      <w:szCs w:val="28"/>
    </w:rPr>
  </w:style>
  <w:style w:type="paragraph" w:styleId="Ttulo3">
    <w:name w:val="heading 3"/>
    <w:basedOn w:val="Normal"/>
    <w:next w:val="Normal"/>
    <w:link w:val="Ttulo3Car"/>
    <w:rsid w:val="007E6AF4"/>
    <w:pPr>
      <w:keepNext/>
      <w:keepLines/>
      <w:spacing w:before="160"/>
      <w:outlineLvl w:val="2"/>
    </w:pPr>
    <w:rPr>
      <w:rFonts w:ascii="Trebuchet MS" w:eastAsia="Trebuchet MS" w:hAnsi="Trebuchet MS" w:cs="Trebuchet MS"/>
      <w:b/>
      <w:color w:val="666666"/>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E6AF4"/>
    <w:rPr>
      <w:rFonts w:ascii="Calibri" w:eastAsia="Calibri" w:hAnsi="Calibri" w:cs="Calibri"/>
      <w:b/>
      <w:color w:val="434343"/>
      <w:sz w:val="32"/>
      <w:szCs w:val="32"/>
      <w:lang w:eastAsia="es-AR"/>
    </w:rPr>
  </w:style>
  <w:style w:type="character" w:customStyle="1" w:styleId="Ttulo2Car">
    <w:name w:val="Título 2 Car"/>
    <w:basedOn w:val="Fuentedeprrafopredeter"/>
    <w:link w:val="Ttulo2"/>
    <w:rsid w:val="007E6AF4"/>
    <w:rPr>
      <w:rFonts w:ascii="Calibri" w:eastAsia="Calibri" w:hAnsi="Calibri" w:cs="Calibri"/>
      <w:color w:val="666666"/>
      <w:sz w:val="28"/>
      <w:szCs w:val="28"/>
      <w:lang w:eastAsia="es-AR"/>
    </w:rPr>
  </w:style>
  <w:style w:type="character" w:customStyle="1" w:styleId="Ttulo3Car">
    <w:name w:val="Título 3 Car"/>
    <w:basedOn w:val="Fuentedeprrafopredeter"/>
    <w:link w:val="Ttulo3"/>
    <w:rsid w:val="007E6AF4"/>
    <w:rPr>
      <w:rFonts w:ascii="Trebuchet MS" w:eastAsia="Trebuchet MS" w:hAnsi="Trebuchet MS" w:cs="Trebuchet MS"/>
      <w:b/>
      <w:color w:val="666666"/>
      <w:sz w:val="24"/>
      <w:szCs w:val="24"/>
      <w:lang w:eastAsia="es-AR"/>
    </w:rPr>
  </w:style>
  <w:style w:type="character" w:styleId="Hipervnculo">
    <w:name w:val="Hyperlink"/>
    <w:basedOn w:val="Fuentedeprrafopredeter"/>
    <w:uiPriority w:val="99"/>
    <w:unhideWhenUsed/>
    <w:rsid w:val="007E6AF4"/>
    <w:rPr>
      <w:color w:val="0563C1" w:themeColor="hyperlink"/>
      <w:u w:val="single"/>
    </w:rPr>
  </w:style>
  <w:style w:type="paragraph" w:styleId="Descripcin">
    <w:name w:val="caption"/>
    <w:basedOn w:val="Normal"/>
    <w:next w:val="Normal"/>
    <w:uiPriority w:val="35"/>
    <w:unhideWhenUsed/>
    <w:qFormat/>
    <w:rsid w:val="007E6AF4"/>
    <w:pPr>
      <w:spacing w:after="200"/>
      <w:jc w:val="left"/>
    </w:pPr>
    <w:rPr>
      <w:rFonts w:asciiTheme="minorHAnsi" w:eastAsiaTheme="minorHAnsi" w:hAnsiTheme="minorHAnsi" w:cstheme="minorBidi"/>
      <w:i/>
      <w:iCs/>
      <w:color w:val="44546A" w:themeColor="text2"/>
      <w:sz w:val="18"/>
      <w:szCs w:val="18"/>
      <w:lang w:eastAsia="en-US"/>
    </w:rPr>
  </w:style>
  <w:style w:type="character" w:styleId="Refdecomentario">
    <w:name w:val="annotation reference"/>
    <w:basedOn w:val="Fuentedeprrafopredeter"/>
    <w:uiPriority w:val="99"/>
    <w:semiHidden/>
    <w:unhideWhenUsed/>
    <w:rsid w:val="007E6AF4"/>
    <w:rPr>
      <w:sz w:val="16"/>
      <w:szCs w:val="16"/>
    </w:rPr>
  </w:style>
  <w:style w:type="paragraph" w:styleId="Textocomentario">
    <w:name w:val="annotation text"/>
    <w:basedOn w:val="Normal"/>
    <w:link w:val="TextocomentarioCar"/>
    <w:uiPriority w:val="99"/>
    <w:semiHidden/>
    <w:unhideWhenUsed/>
    <w:rsid w:val="007E6AF4"/>
    <w:rPr>
      <w:sz w:val="20"/>
      <w:szCs w:val="20"/>
    </w:rPr>
  </w:style>
  <w:style w:type="character" w:customStyle="1" w:styleId="TextocomentarioCar">
    <w:name w:val="Texto comentario Car"/>
    <w:basedOn w:val="Fuentedeprrafopredeter"/>
    <w:link w:val="Textocomentario"/>
    <w:uiPriority w:val="99"/>
    <w:semiHidden/>
    <w:rsid w:val="007E6AF4"/>
    <w:rPr>
      <w:rFonts w:ascii="Calibri" w:eastAsia="Calibri" w:hAnsi="Calibri" w:cs="Calibri"/>
      <w:color w:val="000000"/>
      <w:sz w:val="20"/>
      <w:szCs w:val="20"/>
      <w:lang w:eastAsia="es-AR"/>
    </w:rPr>
  </w:style>
  <w:style w:type="paragraph" w:styleId="Textodeglobo">
    <w:name w:val="Balloon Text"/>
    <w:basedOn w:val="Normal"/>
    <w:link w:val="TextodegloboCar"/>
    <w:uiPriority w:val="99"/>
    <w:semiHidden/>
    <w:unhideWhenUsed/>
    <w:rsid w:val="007E6AF4"/>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E6AF4"/>
    <w:rPr>
      <w:rFonts w:ascii="Segoe UI" w:eastAsia="Calibri" w:hAnsi="Segoe UI" w:cs="Segoe UI"/>
      <w:color w:val="000000"/>
      <w:sz w:val="18"/>
      <w:szCs w:val="18"/>
      <w:lang w:eastAsia="es-AR"/>
    </w:rPr>
  </w:style>
  <w:style w:type="paragraph" w:styleId="Asuntodelcomentario">
    <w:name w:val="annotation subject"/>
    <w:basedOn w:val="Textocomentario"/>
    <w:next w:val="Textocomentario"/>
    <w:link w:val="AsuntodelcomentarioCar"/>
    <w:uiPriority w:val="99"/>
    <w:semiHidden/>
    <w:unhideWhenUsed/>
    <w:rsid w:val="00AE6914"/>
    <w:rPr>
      <w:b/>
      <w:bCs/>
    </w:rPr>
  </w:style>
  <w:style w:type="character" w:customStyle="1" w:styleId="AsuntodelcomentarioCar">
    <w:name w:val="Asunto del comentario Car"/>
    <w:basedOn w:val="TextocomentarioCar"/>
    <w:link w:val="Asuntodelcomentario"/>
    <w:uiPriority w:val="99"/>
    <w:semiHidden/>
    <w:rsid w:val="00AE6914"/>
    <w:rPr>
      <w:rFonts w:ascii="Calibri" w:eastAsia="Calibri" w:hAnsi="Calibri" w:cs="Calibri"/>
      <w:b/>
      <w:bCs/>
      <w:color w:val="000000"/>
      <w:sz w:val="20"/>
      <w:szCs w:val="20"/>
      <w:lang w:eastAsia="es-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png"/><Relationship Id="rId26" Type="http://schemas.openxmlformats.org/officeDocument/2006/relationships/image" Target="media/image23.jpe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image" Target="media/image14.jpeg"/><Relationship Id="rId25" Type="http://schemas.openxmlformats.org/officeDocument/2006/relationships/image" Target="media/image22.jpe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image" Target="media/image21.jpeg"/><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jpeg"/><Relationship Id="rId28" Type="http://schemas.openxmlformats.org/officeDocument/2006/relationships/image" Target="media/image25.jpeg"/><Relationship Id="rId10" Type="http://schemas.openxmlformats.org/officeDocument/2006/relationships/image" Target="media/image7.jpeg"/><Relationship Id="rId19" Type="http://schemas.openxmlformats.org/officeDocument/2006/relationships/image" Target="media/image16.png"/><Relationship Id="rId31"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 Id="rId27" Type="http://schemas.openxmlformats.org/officeDocument/2006/relationships/image" Target="media/image24.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1167</Words>
  <Characters>6423</Characters>
  <Application>Microsoft Office Word</Application>
  <DocSecurity>0</DocSecurity>
  <Lines>53</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Schlapp</dc:creator>
  <cp:keywords/>
  <dc:description/>
  <cp:lastModifiedBy>Nahuel Defossé</cp:lastModifiedBy>
  <cp:revision>8</cp:revision>
  <dcterms:created xsi:type="dcterms:W3CDTF">2018-02-08T22:01:00Z</dcterms:created>
  <dcterms:modified xsi:type="dcterms:W3CDTF">2018-03-22T22:32:00Z</dcterms:modified>
</cp:coreProperties>
</file>